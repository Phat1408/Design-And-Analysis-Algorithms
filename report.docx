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0A94" w14:textId="77777777" w:rsidR="00B17979" w:rsidRPr="00EC29D3" w:rsidRDefault="00B17979" w:rsidP="00EC29D3">
      <w:pPr>
        <w:suppressAutoHyphens/>
        <w:autoSpaceDE w:val="0"/>
        <w:autoSpaceDN w:val="0"/>
        <w:adjustRightInd w:val="0"/>
        <w:spacing w:after="0" w:line="360" w:lineRule="auto"/>
        <w:jc w:val="center"/>
        <w:rPr>
          <w:rFonts w:ascii="Times New Roman" w:eastAsia="Calibri" w:hAnsi="Times New Roman" w:cs="Times New Roman"/>
          <w:b/>
          <w:szCs w:val="28"/>
          <w:lang w:val="en"/>
        </w:rPr>
      </w:pPr>
      <w:r w:rsidRPr="00EC29D3">
        <w:rPr>
          <w:rFonts w:ascii="Times New Roman" w:eastAsia="Calibri" w:hAnsi="Times New Roman" w:cs="Times New Roman"/>
          <w:b/>
          <w:szCs w:val="28"/>
          <w:lang w:val="en"/>
        </w:rPr>
        <w:t xml:space="preserve">TỔNG LIÊN ĐOÀN LAO ĐỘNG VIỆT NAM </w:t>
      </w:r>
    </w:p>
    <w:p w14:paraId="038CC974" w14:textId="77777777" w:rsidR="00B17979" w:rsidRPr="00EC29D3" w:rsidRDefault="00B17979" w:rsidP="00EC29D3">
      <w:pPr>
        <w:suppressAutoHyphens/>
        <w:autoSpaceDE w:val="0"/>
        <w:autoSpaceDN w:val="0"/>
        <w:adjustRightInd w:val="0"/>
        <w:spacing w:after="0" w:line="360" w:lineRule="auto"/>
        <w:jc w:val="center"/>
        <w:rPr>
          <w:rFonts w:ascii="Times New Roman" w:eastAsia="Calibri" w:hAnsi="Times New Roman" w:cs="Times New Roman"/>
          <w:szCs w:val="28"/>
        </w:rPr>
      </w:pPr>
      <w:r w:rsidRPr="00EC29D3">
        <w:rPr>
          <w:rFonts w:ascii="Times New Roman" w:eastAsia="Calibri" w:hAnsi="Times New Roman" w:cs="Times New Roman"/>
          <w:b/>
          <w:bCs/>
          <w:szCs w:val="28"/>
          <w:lang w:val="en"/>
        </w:rPr>
        <w:t>TR</w:t>
      </w:r>
      <w:r w:rsidRPr="00EC29D3">
        <w:rPr>
          <w:rFonts w:ascii="Times New Roman" w:eastAsia="Calibri" w:hAnsi="Times New Roman" w:cs="Times New Roman"/>
          <w:b/>
          <w:bCs/>
          <w:szCs w:val="28"/>
          <w:lang w:val="vi-VN"/>
        </w:rPr>
        <w:t>ƯỜNG ĐẠI HỌC TÔN ĐỨC THẮNG</w:t>
      </w:r>
      <w:r w:rsidRPr="00EC29D3">
        <w:rPr>
          <w:rFonts w:ascii="Times New Roman" w:eastAsia="Calibri" w:hAnsi="Times New Roman" w:cs="Times New Roman"/>
          <w:szCs w:val="28"/>
          <w:lang w:val="vi-VN"/>
        </w:rPr>
        <w:t xml:space="preserve"> </w:t>
      </w:r>
    </w:p>
    <w:p w14:paraId="4B191A04" w14:textId="77777777" w:rsidR="00B17979" w:rsidRPr="00EC29D3" w:rsidRDefault="00B17979" w:rsidP="00EC29D3">
      <w:pPr>
        <w:suppressAutoHyphens/>
        <w:autoSpaceDE w:val="0"/>
        <w:autoSpaceDN w:val="0"/>
        <w:adjustRightInd w:val="0"/>
        <w:spacing w:after="0" w:line="360" w:lineRule="auto"/>
        <w:jc w:val="center"/>
        <w:rPr>
          <w:rFonts w:ascii="Times New Roman" w:eastAsia="Calibri" w:hAnsi="Times New Roman" w:cs="Times New Roman"/>
          <w:szCs w:val="28"/>
          <w:lang w:val="en"/>
        </w:rPr>
      </w:pPr>
      <w:r w:rsidRPr="00EC29D3">
        <w:rPr>
          <w:rFonts w:ascii="Times New Roman" w:eastAsia="Calibri" w:hAnsi="Times New Roman" w:cs="Times New Roman"/>
          <w:b/>
          <w:bCs/>
          <w:szCs w:val="28"/>
          <w:lang w:val="en"/>
        </w:rPr>
        <w:t xml:space="preserve">KHOA CÔNG NGHỆ THÔNG TIN </w:t>
      </w:r>
    </w:p>
    <w:p w14:paraId="1D07F21B" w14:textId="77777777" w:rsidR="00B17979" w:rsidRPr="00EC29D3" w:rsidRDefault="00B17979" w:rsidP="00EC29D3">
      <w:pPr>
        <w:suppressAutoHyphens/>
        <w:autoSpaceDE w:val="0"/>
        <w:autoSpaceDN w:val="0"/>
        <w:adjustRightInd w:val="0"/>
        <w:spacing w:after="0" w:line="360" w:lineRule="auto"/>
        <w:ind w:firstLine="720"/>
        <w:jc w:val="center"/>
        <w:rPr>
          <w:rFonts w:ascii="Times New Roman" w:eastAsia="Calibri" w:hAnsi="Times New Roman" w:cs="Times New Roman"/>
          <w:sz w:val="24"/>
          <w:szCs w:val="24"/>
          <w:lang w:val="en"/>
        </w:rPr>
      </w:pPr>
    </w:p>
    <w:p w14:paraId="54DFC9CD" w14:textId="77777777" w:rsidR="00B17979" w:rsidRPr="00EC29D3" w:rsidRDefault="00B17979" w:rsidP="00EC29D3">
      <w:pPr>
        <w:suppressAutoHyphens/>
        <w:autoSpaceDE w:val="0"/>
        <w:autoSpaceDN w:val="0"/>
        <w:adjustRightInd w:val="0"/>
        <w:spacing w:after="0" w:line="360" w:lineRule="auto"/>
        <w:ind w:firstLine="720"/>
        <w:jc w:val="center"/>
        <w:rPr>
          <w:rFonts w:ascii="Times New Roman" w:eastAsia="Calibri" w:hAnsi="Times New Roman" w:cs="Times New Roman"/>
          <w:b/>
          <w:bCs/>
          <w:szCs w:val="28"/>
          <w:lang w:val="en"/>
        </w:rPr>
      </w:pPr>
      <w:r w:rsidRPr="00EC29D3">
        <w:rPr>
          <w:rFonts w:ascii="Times New Roman" w:eastAsia="Calibri" w:hAnsi="Times New Roman" w:cs="Times New Roman"/>
          <w:noProof/>
        </w:rPr>
        <w:drawing>
          <wp:inline distT="0" distB="0" distL="0" distR="0" wp14:anchorId="574C8792" wp14:editId="2DF9DBE9">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84DAF11" w14:textId="77777777" w:rsidR="00B17979" w:rsidRPr="00EC29D3" w:rsidRDefault="00B17979" w:rsidP="00EC29D3">
      <w:pPr>
        <w:suppressAutoHyphens/>
        <w:autoSpaceDE w:val="0"/>
        <w:autoSpaceDN w:val="0"/>
        <w:adjustRightInd w:val="0"/>
        <w:spacing w:after="0" w:line="360" w:lineRule="auto"/>
        <w:ind w:firstLine="720"/>
        <w:rPr>
          <w:rFonts w:ascii="Times New Roman" w:eastAsia="Calibri" w:hAnsi="Times New Roman" w:cs="Times New Roman"/>
          <w:b/>
          <w:bCs/>
          <w:szCs w:val="28"/>
          <w:lang w:val="en"/>
        </w:rPr>
      </w:pPr>
    </w:p>
    <w:p w14:paraId="4741E0BD" w14:textId="77777777" w:rsidR="00B17979" w:rsidRDefault="00B17979" w:rsidP="007224D3">
      <w:pPr>
        <w:tabs>
          <w:tab w:val="center" w:pos="4920"/>
          <w:tab w:val="right" w:pos="9121"/>
        </w:tabs>
        <w:suppressAutoHyphens/>
        <w:autoSpaceDE w:val="0"/>
        <w:autoSpaceDN w:val="0"/>
        <w:adjustRightInd w:val="0"/>
        <w:spacing w:after="0" w:line="360" w:lineRule="auto"/>
        <w:ind w:firstLine="720"/>
        <w:jc w:val="center"/>
        <w:rPr>
          <w:rFonts w:ascii="Times New Roman" w:eastAsia="Calibri" w:hAnsi="Times New Roman" w:cs="Times New Roman"/>
          <w:b/>
          <w:bCs/>
          <w:sz w:val="32"/>
          <w:szCs w:val="32"/>
          <w:lang w:val="en"/>
        </w:rPr>
      </w:pPr>
      <w:r w:rsidRPr="00EC29D3">
        <w:rPr>
          <w:rFonts w:ascii="Times New Roman" w:eastAsia="Calibri" w:hAnsi="Times New Roman" w:cs="Times New Roman"/>
          <w:b/>
          <w:bCs/>
          <w:sz w:val="32"/>
          <w:szCs w:val="32"/>
          <w:lang w:val="en"/>
        </w:rPr>
        <w:t>BÁO CÁO</w:t>
      </w:r>
      <w:r>
        <w:rPr>
          <w:rFonts w:ascii="Times New Roman" w:eastAsia="Calibri" w:hAnsi="Times New Roman" w:cs="Times New Roman"/>
          <w:b/>
          <w:bCs/>
          <w:sz w:val="32"/>
          <w:szCs w:val="32"/>
          <w:lang w:val="en"/>
        </w:rPr>
        <w:t xml:space="preserve"> CUỐI KỲ</w:t>
      </w:r>
    </w:p>
    <w:p w14:paraId="45578A07" w14:textId="77777777" w:rsidR="00B17979" w:rsidRPr="009A1F3F" w:rsidRDefault="00B17979" w:rsidP="007224D3">
      <w:pPr>
        <w:tabs>
          <w:tab w:val="center" w:pos="4920"/>
          <w:tab w:val="right" w:pos="9121"/>
        </w:tabs>
        <w:suppressAutoHyphens/>
        <w:autoSpaceDE w:val="0"/>
        <w:autoSpaceDN w:val="0"/>
        <w:adjustRightInd w:val="0"/>
        <w:spacing w:after="0" w:line="360" w:lineRule="auto"/>
        <w:ind w:firstLine="720"/>
        <w:jc w:val="center"/>
        <w:rPr>
          <w:rFonts w:ascii="Times New Roman" w:eastAsia="Calibri" w:hAnsi="Times New Roman" w:cs="Times New Roman"/>
          <w:b/>
          <w:bCs/>
          <w:sz w:val="32"/>
          <w:szCs w:val="32"/>
          <w:lang w:val="en"/>
        </w:rPr>
      </w:pPr>
      <w:r>
        <w:rPr>
          <w:rFonts w:ascii="Times New Roman" w:eastAsia="Calibri" w:hAnsi="Times New Roman" w:cs="Times New Roman"/>
          <w:b/>
          <w:bCs/>
          <w:sz w:val="32"/>
          <w:szCs w:val="32"/>
          <w:lang w:val="en"/>
        </w:rPr>
        <w:t>MÔN PHÂN TÍCH VÀ THIẾT KẾ GIẢI THUẬT</w:t>
      </w:r>
    </w:p>
    <w:p w14:paraId="4A570070" w14:textId="77777777" w:rsidR="00B17979" w:rsidRDefault="00B17979" w:rsidP="007224D3">
      <w:pPr>
        <w:suppressAutoHyphens/>
        <w:autoSpaceDE w:val="0"/>
        <w:autoSpaceDN w:val="0"/>
        <w:adjustRightInd w:val="0"/>
        <w:spacing w:after="0" w:line="360" w:lineRule="auto"/>
        <w:jc w:val="center"/>
        <w:rPr>
          <w:rFonts w:ascii="Times New Roman" w:eastAsia="Calibri" w:hAnsi="Times New Roman" w:cs="Times New Roman"/>
          <w:b/>
          <w:bCs/>
          <w:sz w:val="48"/>
          <w:szCs w:val="48"/>
        </w:rPr>
      </w:pPr>
      <w:r w:rsidRPr="00EC29D3">
        <w:rPr>
          <w:rFonts w:ascii="Times New Roman" w:eastAsia="Calibri" w:hAnsi="Times New Roman" w:cs="Times New Roman"/>
          <w:b/>
          <w:bCs/>
          <w:sz w:val="48"/>
          <w:szCs w:val="48"/>
          <w:lang w:val="en"/>
        </w:rPr>
        <w:t>NGHIÊN CỨU</w:t>
      </w:r>
      <w:r w:rsidRPr="00EC29D3">
        <w:rPr>
          <w:rFonts w:ascii="Times New Roman" w:eastAsia="Calibri" w:hAnsi="Times New Roman" w:cs="Times New Roman"/>
          <w:b/>
          <w:bCs/>
          <w:sz w:val="48"/>
          <w:szCs w:val="48"/>
          <w:lang w:val="vi-VN"/>
        </w:rPr>
        <w:t xml:space="preserve"> CHỦ ĐỀ</w:t>
      </w:r>
      <w:r>
        <w:rPr>
          <w:rFonts w:ascii="Times New Roman" w:eastAsia="Calibri" w:hAnsi="Times New Roman" w:cs="Times New Roman"/>
          <w:b/>
          <w:bCs/>
          <w:sz w:val="48"/>
          <w:szCs w:val="48"/>
        </w:rPr>
        <w:t xml:space="preserve"> </w:t>
      </w:r>
    </w:p>
    <w:p w14:paraId="06B8B6FC" w14:textId="77777777" w:rsidR="00B17979" w:rsidRPr="007224D3" w:rsidRDefault="00B17979" w:rsidP="007224D3">
      <w:pPr>
        <w:suppressAutoHyphens/>
        <w:autoSpaceDE w:val="0"/>
        <w:autoSpaceDN w:val="0"/>
        <w:adjustRightInd w:val="0"/>
        <w:spacing w:after="0" w:line="360" w:lineRule="auto"/>
        <w:jc w:val="center"/>
        <w:rPr>
          <w:rFonts w:ascii="Times New Roman" w:eastAsia="Calibri" w:hAnsi="Times New Roman" w:cs="Times New Roman"/>
          <w:b/>
          <w:bCs/>
          <w:sz w:val="48"/>
          <w:szCs w:val="48"/>
        </w:rPr>
      </w:pPr>
      <w:bookmarkStart w:id="0" w:name="_Hlk154911979"/>
      <w:r w:rsidRPr="007224D3">
        <w:rPr>
          <w:rFonts w:ascii="Times New Roman" w:eastAsia="Calibri" w:hAnsi="Times New Roman" w:cs="Times New Roman"/>
          <w:b/>
          <w:bCs/>
          <w:sz w:val="48"/>
          <w:szCs w:val="48"/>
        </w:rPr>
        <w:t>DESIGN AND ANALYSIS OF ALGORITHM FOR DISCOVERING FREQUENT WEIGHTED ITEMSET</w:t>
      </w:r>
    </w:p>
    <w:bookmarkEnd w:id="0"/>
    <w:p w14:paraId="7750A368" w14:textId="77777777" w:rsidR="00B17979" w:rsidRPr="00EC29D3" w:rsidRDefault="00B17979" w:rsidP="00EC29D3">
      <w:pPr>
        <w:suppressAutoHyphens/>
        <w:autoSpaceDE w:val="0"/>
        <w:autoSpaceDN w:val="0"/>
        <w:adjustRightInd w:val="0"/>
        <w:spacing w:after="0" w:line="360" w:lineRule="auto"/>
        <w:jc w:val="right"/>
        <w:rPr>
          <w:rFonts w:ascii="Times New Roman" w:eastAsia="Calibri" w:hAnsi="Times New Roman" w:cs="Times New Roman"/>
          <w:szCs w:val="28"/>
        </w:rPr>
      </w:pPr>
      <w:r w:rsidRPr="00EC29D3">
        <w:rPr>
          <w:rFonts w:ascii="Times New Roman" w:eastAsia="Calibri" w:hAnsi="Times New Roman" w:cs="Times New Roman"/>
          <w:i/>
          <w:szCs w:val="28"/>
          <w:lang w:val="en"/>
        </w:rPr>
        <w:t>Người h</w:t>
      </w:r>
      <w:r w:rsidRPr="00EC29D3">
        <w:rPr>
          <w:rFonts w:ascii="Times New Roman" w:eastAsia="Calibri" w:hAnsi="Times New Roman" w:cs="Times New Roman"/>
          <w:i/>
          <w:szCs w:val="28"/>
          <w:lang w:val="vi-VN"/>
        </w:rPr>
        <w:t>ướng dẫn</w:t>
      </w:r>
      <w:r w:rsidRPr="00EC29D3">
        <w:rPr>
          <w:rFonts w:ascii="Times New Roman" w:eastAsia="Calibri" w:hAnsi="Times New Roman" w:cs="Times New Roman"/>
          <w:szCs w:val="28"/>
          <w:lang w:val="vi-VN"/>
        </w:rPr>
        <w:t xml:space="preserve">: </w:t>
      </w:r>
      <w:r w:rsidRPr="00EC29D3">
        <w:rPr>
          <w:rFonts w:ascii="Times New Roman" w:eastAsia="Calibri" w:hAnsi="Times New Roman" w:cs="Times New Roman"/>
          <w:b/>
          <w:szCs w:val="28"/>
        </w:rPr>
        <w:tab/>
        <w:t xml:space="preserve">TS. </w:t>
      </w:r>
      <w:r w:rsidRPr="00EC29D3">
        <w:rPr>
          <w:rFonts w:ascii="Times New Roman" w:eastAsia="Calibri" w:hAnsi="Times New Roman" w:cs="Times New Roman"/>
          <w:b/>
          <w:szCs w:val="28"/>
          <w:lang w:val="vi-VN"/>
        </w:rPr>
        <w:t>NGUYỄN CHÍ THIỆN</w:t>
      </w:r>
      <w:r w:rsidRPr="00EC29D3">
        <w:rPr>
          <w:rFonts w:ascii="Times New Roman" w:eastAsia="Calibri" w:hAnsi="Times New Roman" w:cs="Times New Roman"/>
          <w:b/>
          <w:szCs w:val="28"/>
        </w:rPr>
        <w:t xml:space="preserve"> </w:t>
      </w:r>
    </w:p>
    <w:p w14:paraId="6B99C005" w14:textId="77777777" w:rsidR="00B17979" w:rsidRPr="00EC29D3" w:rsidRDefault="00B17979" w:rsidP="00EC29D3">
      <w:pPr>
        <w:suppressAutoHyphens/>
        <w:autoSpaceDE w:val="0"/>
        <w:autoSpaceDN w:val="0"/>
        <w:adjustRightInd w:val="0"/>
        <w:spacing w:after="0" w:line="360" w:lineRule="auto"/>
        <w:jc w:val="right"/>
        <w:rPr>
          <w:rFonts w:ascii="Times New Roman" w:eastAsia="Calibri" w:hAnsi="Times New Roman" w:cs="Times New Roman"/>
          <w:b/>
          <w:szCs w:val="28"/>
        </w:rPr>
      </w:pPr>
      <w:r w:rsidRPr="00EC29D3">
        <w:rPr>
          <w:rFonts w:ascii="Times New Roman" w:eastAsia="Calibri" w:hAnsi="Times New Roman" w:cs="Times New Roman"/>
          <w:i/>
          <w:szCs w:val="28"/>
          <w:lang w:val="vi-VN"/>
        </w:rPr>
        <w:t>Người thực hiện</w:t>
      </w:r>
      <w:r w:rsidRPr="00EC29D3">
        <w:rPr>
          <w:rFonts w:ascii="Times New Roman" w:eastAsia="Calibri" w:hAnsi="Times New Roman" w:cs="Times New Roman"/>
          <w:szCs w:val="28"/>
          <w:lang w:val="vi-VN"/>
        </w:rPr>
        <w:t>:</w:t>
      </w:r>
      <w:r w:rsidRPr="00EC29D3">
        <w:rPr>
          <w:rFonts w:ascii="Times New Roman" w:eastAsia="Calibri" w:hAnsi="Times New Roman" w:cs="Times New Roman"/>
          <w:szCs w:val="28"/>
        </w:rPr>
        <w:t xml:space="preserve"> </w:t>
      </w:r>
      <w:r w:rsidRPr="00EC29D3">
        <w:rPr>
          <w:rFonts w:ascii="Times New Roman" w:eastAsia="Calibri" w:hAnsi="Times New Roman" w:cs="Times New Roman"/>
          <w:b/>
          <w:bCs/>
          <w:szCs w:val="28"/>
        </w:rPr>
        <w:t xml:space="preserve"> </w:t>
      </w:r>
      <w:r>
        <w:rPr>
          <w:rFonts w:ascii="Times New Roman" w:eastAsia="Calibri" w:hAnsi="Times New Roman" w:cs="Times New Roman"/>
          <w:b/>
          <w:bCs/>
          <w:szCs w:val="28"/>
        </w:rPr>
        <w:t>TRẦN VĂN PHÁT</w:t>
      </w:r>
      <w:r>
        <w:rPr>
          <w:rFonts w:ascii="Times New Roman" w:eastAsia="Calibri" w:hAnsi="Times New Roman" w:cs="Times New Roman"/>
          <w:b/>
          <w:bCs/>
          <w:szCs w:val="28"/>
          <w:lang w:val="vi-VN"/>
        </w:rPr>
        <w:t xml:space="preserve"> </w:t>
      </w:r>
      <w:r w:rsidRPr="00EC29D3">
        <w:rPr>
          <w:rFonts w:ascii="Times New Roman" w:eastAsia="Calibri" w:hAnsi="Times New Roman" w:cs="Times New Roman"/>
          <w:b/>
          <w:szCs w:val="28"/>
        </w:rPr>
        <w:t xml:space="preserve"> – </w:t>
      </w:r>
      <w:r>
        <w:rPr>
          <w:rFonts w:ascii="Times New Roman" w:eastAsia="Calibri" w:hAnsi="Times New Roman" w:cs="Times New Roman"/>
          <w:b/>
          <w:szCs w:val="28"/>
        </w:rPr>
        <w:t>52100919</w:t>
      </w:r>
    </w:p>
    <w:p w14:paraId="046867BF" w14:textId="77777777" w:rsidR="00B17979" w:rsidRDefault="00B17979" w:rsidP="00EC29D3">
      <w:pPr>
        <w:suppressAutoHyphens/>
        <w:autoSpaceDE w:val="0"/>
        <w:autoSpaceDN w:val="0"/>
        <w:adjustRightInd w:val="0"/>
        <w:spacing w:after="0" w:line="360" w:lineRule="auto"/>
        <w:jc w:val="right"/>
        <w:rPr>
          <w:rFonts w:ascii="Times New Roman" w:eastAsia="Calibri" w:hAnsi="Times New Roman" w:cs="Times New Roman"/>
          <w:b/>
          <w:szCs w:val="28"/>
        </w:rPr>
      </w:pPr>
      <w:r w:rsidRPr="00EC29D3">
        <w:rPr>
          <w:rFonts w:ascii="Times New Roman" w:eastAsia="Calibri" w:hAnsi="Times New Roman" w:cs="Times New Roman"/>
          <w:b/>
          <w:szCs w:val="28"/>
        </w:rPr>
        <w:tab/>
      </w:r>
      <w:r>
        <w:rPr>
          <w:rFonts w:ascii="Times New Roman" w:eastAsia="Calibri" w:hAnsi="Times New Roman" w:cs="Times New Roman"/>
          <w:b/>
          <w:bCs/>
          <w:szCs w:val="28"/>
        </w:rPr>
        <w:t>HUỲNH GIA HUY</w:t>
      </w:r>
      <w:r w:rsidRPr="00EC29D3">
        <w:rPr>
          <w:rFonts w:ascii="Times New Roman" w:eastAsia="Calibri" w:hAnsi="Times New Roman" w:cs="Times New Roman"/>
          <w:b/>
          <w:szCs w:val="28"/>
        </w:rPr>
        <w:t xml:space="preserve"> – </w:t>
      </w:r>
      <w:r>
        <w:rPr>
          <w:rFonts w:ascii="Times New Roman" w:eastAsia="Calibri" w:hAnsi="Times New Roman" w:cs="Times New Roman"/>
          <w:b/>
          <w:szCs w:val="28"/>
        </w:rPr>
        <w:t>52100803</w:t>
      </w:r>
    </w:p>
    <w:p w14:paraId="3460BB77" w14:textId="77777777" w:rsidR="00B17979" w:rsidRPr="00EC29D3" w:rsidRDefault="00B17979" w:rsidP="00EC29D3">
      <w:pPr>
        <w:suppressAutoHyphens/>
        <w:autoSpaceDE w:val="0"/>
        <w:autoSpaceDN w:val="0"/>
        <w:adjustRightInd w:val="0"/>
        <w:spacing w:after="0" w:line="360" w:lineRule="auto"/>
        <w:jc w:val="right"/>
        <w:rPr>
          <w:rFonts w:ascii="Times New Roman" w:eastAsia="Calibri" w:hAnsi="Times New Roman" w:cs="Times New Roman"/>
          <w:b/>
          <w:bCs/>
          <w:szCs w:val="28"/>
        </w:rPr>
      </w:pPr>
      <w:r>
        <w:rPr>
          <w:rFonts w:ascii="Times New Roman" w:eastAsia="Calibri" w:hAnsi="Times New Roman" w:cs="Times New Roman"/>
          <w:b/>
          <w:szCs w:val="28"/>
        </w:rPr>
        <w:t>HƯỜNG QUANG HUY - 52100893</w:t>
      </w:r>
    </w:p>
    <w:p w14:paraId="7E049D18" w14:textId="77777777" w:rsidR="00B17979" w:rsidRPr="00EC29D3" w:rsidRDefault="00B17979" w:rsidP="00EC29D3">
      <w:pPr>
        <w:suppressAutoHyphens/>
        <w:autoSpaceDE w:val="0"/>
        <w:autoSpaceDN w:val="0"/>
        <w:adjustRightInd w:val="0"/>
        <w:spacing w:after="0" w:line="360" w:lineRule="auto"/>
        <w:rPr>
          <w:rFonts w:ascii="Times New Roman" w:eastAsia="Calibri" w:hAnsi="Times New Roman" w:cs="Times New Roman"/>
          <w:b/>
          <w:bCs/>
          <w:sz w:val="24"/>
          <w:szCs w:val="24"/>
          <w:lang w:val="vi-VN"/>
        </w:rPr>
      </w:pPr>
    </w:p>
    <w:p w14:paraId="120B8BE5" w14:textId="77777777" w:rsidR="00B17979" w:rsidRDefault="00B17979" w:rsidP="007224D3">
      <w:pPr>
        <w:suppressAutoHyphens/>
        <w:autoSpaceDE w:val="0"/>
        <w:autoSpaceDN w:val="0"/>
        <w:adjustRightInd w:val="0"/>
        <w:spacing w:after="0" w:line="360" w:lineRule="auto"/>
        <w:rPr>
          <w:rFonts w:ascii="Times New Roman" w:eastAsia="Calibri" w:hAnsi="Times New Roman" w:cs="Times New Roman"/>
          <w:b/>
          <w:bCs/>
          <w:sz w:val="24"/>
          <w:szCs w:val="24"/>
          <w:lang w:val="vi-VN"/>
        </w:rPr>
      </w:pPr>
    </w:p>
    <w:p w14:paraId="60029280" w14:textId="77777777" w:rsidR="00B17979" w:rsidRDefault="00B17979"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5DBB2F2F" w14:textId="77777777" w:rsidR="00B17979" w:rsidRPr="00EC29D3" w:rsidRDefault="00B17979" w:rsidP="007224D3">
      <w:pPr>
        <w:suppressAutoHyphens/>
        <w:autoSpaceDE w:val="0"/>
        <w:autoSpaceDN w:val="0"/>
        <w:adjustRightInd w:val="0"/>
        <w:spacing w:after="0" w:line="360" w:lineRule="auto"/>
        <w:rPr>
          <w:rFonts w:ascii="Times New Roman" w:eastAsia="Calibri" w:hAnsi="Times New Roman" w:cs="Times New Roman"/>
          <w:b/>
          <w:bCs/>
          <w:sz w:val="24"/>
          <w:szCs w:val="24"/>
          <w:lang w:val="vi-VN"/>
        </w:rPr>
      </w:pPr>
    </w:p>
    <w:p w14:paraId="710E137C" w14:textId="77777777" w:rsidR="00B17979" w:rsidRPr="00EC29D3" w:rsidRDefault="00B17979" w:rsidP="00EC29D3">
      <w:pPr>
        <w:suppressAutoHyphens/>
        <w:autoSpaceDE w:val="0"/>
        <w:autoSpaceDN w:val="0"/>
        <w:adjustRightInd w:val="0"/>
        <w:spacing w:after="0" w:line="360" w:lineRule="auto"/>
        <w:jc w:val="center"/>
        <w:rPr>
          <w:rFonts w:ascii="Times New Roman" w:eastAsia="Calibri" w:hAnsi="Times New Roman" w:cs="Times New Roman"/>
          <w:b/>
          <w:bCs/>
          <w:iCs/>
          <w:szCs w:val="28"/>
          <w:lang w:val="vi-VN"/>
        </w:rPr>
        <w:sectPr w:rsidR="00B17979" w:rsidRPr="00EC29D3" w:rsidSect="00335EDE">
          <w:headerReference w:type="default" r:id="rId9"/>
          <w:pgSz w:w="12240" w:h="15840"/>
          <w:pgMar w:top="1985" w:right="1134" w:bottom="1701" w:left="1985" w:header="720" w:footer="720" w:gutter="0"/>
          <w:pgBorders w:display="firstPage" w:offsetFrom="page">
            <w:top w:val="thinThickSmallGap" w:sz="24" w:space="24" w:color="auto"/>
            <w:left w:val="thinThickSmallGap" w:sz="24" w:space="31" w:color="auto"/>
            <w:bottom w:val="thinThickSmallGap" w:sz="24" w:space="24" w:color="auto"/>
            <w:right w:val="thinThickSmallGap" w:sz="24" w:space="24" w:color="auto"/>
          </w:pgBorders>
          <w:cols w:space="720"/>
          <w:docGrid w:linePitch="360"/>
        </w:sectPr>
      </w:pPr>
      <w:r w:rsidRPr="00EC29D3">
        <w:rPr>
          <w:rFonts w:ascii="Times New Roman" w:eastAsia="Calibri" w:hAnsi="Times New Roman" w:cs="Times New Roman"/>
          <w:b/>
          <w:bCs/>
          <w:iCs/>
          <w:szCs w:val="28"/>
          <w:lang w:val="vi-VN"/>
        </w:rPr>
        <w:t>THÀNH PHỐ HỒ CHÍ MINH, NĂM 20</w:t>
      </w:r>
      <w:r w:rsidRPr="00EC29D3">
        <w:rPr>
          <w:rFonts w:ascii="Times New Roman" w:eastAsia="Calibri" w:hAnsi="Times New Roman" w:cs="Times New Roman"/>
          <w:b/>
          <w:bCs/>
          <w:iCs/>
          <w:szCs w:val="28"/>
        </w:rPr>
        <w:t>2</w:t>
      </w:r>
      <w:r>
        <w:rPr>
          <w:rFonts w:ascii="Times New Roman" w:eastAsia="Calibri" w:hAnsi="Times New Roman" w:cs="Times New Roman"/>
          <w:b/>
          <w:bCs/>
          <w:iCs/>
          <w:szCs w:val="28"/>
          <w:lang w:val="vi-VN"/>
        </w:rPr>
        <w:t>4</w:t>
      </w:r>
    </w:p>
    <w:p w14:paraId="440E6E16" w14:textId="77777777" w:rsidR="00B17979" w:rsidRPr="00EC29D3" w:rsidRDefault="00B17979" w:rsidP="00005ADC">
      <w:pPr>
        <w:suppressAutoHyphens/>
        <w:autoSpaceDE w:val="0"/>
        <w:autoSpaceDN w:val="0"/>
        <w:adjustRightInd w:val="0"/>
        <w:spacing w:after="0" w:line="360" w:lineRule="auto"/>
        <w:jc w:val="center"/>
        <w:rPr>
          <w:rFonts w:ascii="Times New Roman" w:eastAsia="Calibri" w:hAnsi="Times New Roman" w:cs="Times New Roman"/>
          <w:b/>
          <w:szCs w:val="28"/>
          <w:lang w:val="en"/>
        </w:rPr>
      </w:pPr>
      <w:bookmarkStart w:id="1" w:name="_Toc387692905"/>
      <w:bookmarkStart w:id="2" w:name="_Toc133099674"/>
      <w:bookmarkStart w:id="3" w:name="_Toc152289670"/>
      <w:r w:rsidRPr="00EC29D3">
        <w:rPr>
          <w:rFonts w:ascii="Times New Roman" w:eastAsia="Calibri" w:hAnsi="Times New Roman" w:cs="Times New Roman"/>
          <w:b/>
          <w:szCs w:val="28"/>
          <w:lang w:val="en"/>
        </w:rPr>
        <w:lastRenderedPageBreak/>
        <w:t xml:space="preserve">TỔNG LIÊN ĐOÀN LAO ĐỘNG VIỆT NAM </w:t>
      </w:r>
    </w:p>
    <w:p w14:paraId="78A22D83" w14:textId="77777777" w:rsidR="00B17979" w:rsidRPr="00EC29D3" w:rsidRDefault="00B17979" w:rsidP="00005ADC">
      <w:pPr>
        <w:suppressAutoHyphens/>
        <w:autoSpaceDE w:val="0"/>
        <w:autoSpaceDN w:val="0"/>
        <w:adjustRightInd w:val="0"/>
        <w:spacing w:after="0" w:line="360" w:lineRule="auto"/>
        <w:jc w:val="center"/>
        <w:rPr>
          <w:rFonts w:ascii="Times New Roman" w:eastAsia="Calibri" w:hAnsi="Times New Roman" w:cs="Times New Roman"/>
          <w:szCs w:val="28"/>
        </w:rPr>
      </w:pPr>
      <w:r w:rsidRPr="00EC29D3">
        <w:rPr>
          <w:rFonts w:ascii="Times New Roman" w:eastAsia="Calibri" w:hAnsi="Times New Roman" w:cs="Times New Roman"/>
          <w:b/>
          <w:bCs/>
          <w:szCs w:val="28"/>
          <w:lang w:val="en"/>
        </w:rPr>
        <w:t>TR</w:t>
      </w:r>
      <w:r w:rsidRPr="00EC29D3">
        <w:rPr>
          <w:rFonts w:ascii="Times New Roman" w:eastAsia="Calibri" w:hAnsi="Times New Roman" w:cs="Times New Roman"/>
          <w:b/>
          <w:bCs/>
          <w:szCs w:val="28"/>
          <w:lang w:val="vi-VN"/>
        </w:rPr>
        <w:t>ƯỜNG ĐẠI HỌC TÔN ĐỨC THẮNG</w:t>
      </w:r>
      <w:r w:rsidRPr="00EC29D3">
        <w:rPr>
          <w:rFonts w:ascii="Times New Roman" w:eastAsia="Calibri" w:hAnsi="Times New Roman" w:cs="Times New Roman"/>
          <w:szCs w:val="28"/>
          <w:lang w:val="vi-VN"/>
        </w:rPr>
        <w:t xml:space="preserve"> </w:t>
      </w:r>
    </w:p>
    <w:p w14:paraId="00B8ED89" w14:textId="77777777" w:rsidR="00B17979" w:rsidRPr="00EC29D3" w:rsidRDefault="00B17979" w:rsidP="00005ADC">
      <w:pPr>
        <w:suppressAutoHyphens/>
        <w:autoSpaceDE w:val="0"/>
        <w:autoSpaceDN w:val="0"/>
        <w:adjustRightInd w:val="0"/>
        <w:spacing w:after="0" w:line="360" w:lineRule="auto"/>
        <w:jc w:val="center"/>
        <w:rPr>
          <w:rFonts w:ascii="Times New Roman" w:eastAsia="Calibri" w:hAnsi="Times New Roman" w:cs="Times New Roman"/>
          <w:szCs w:val="28"/>
          <w:lang w:val="en"/>
        </w:rPr>
      </w:pPr>
      <w:r w:rsidRPr="00EC29D3">
        <w:rPr>
          <w:rFonts w:ascii="Times New Roman" w:eastAsia="Calibri" w:hAnsi="Times New Roman" w:cs="Times New Roman"/>
          <w:b/>
          <w:bCs/>
          <w:szCs w:val="28"/>
          <w:lang w:val="en"/>
        </w:rPr>
        <w:t xml:space="preserve">KHOA CÔNG NGHỆ THÔNG TIN </w:t>
      </w:r>
    </w:p>
    <w:p w14:paraId="517D4675" w14:textId="77777777" w:rsidR="00B17979" w:rsidRPr="00EC29D3" w:rsidRDefault="00B17979" w:rsidP="00005ADC">
      <w:pPr>
        <w:suppressAutoHyphens/>
        <w:autoSpaceDE w:val="0"/>
        <w:autoSpaceDN w:val="0"/>
        <w:adjustRightInd w:val="0"/>
        <w:spacing w:after="0" w:line="360" w:lineRule="auto"/>
        <w:ind w:firstLine="720"/>
        <w:jc w:val="center"/>
        <w:rPr>
          <w:rFonts w:ascii="Times New Roman" w:eastAsia="Calibri" w:hAnsi="Times New Roman" w:cs="Times New Roman"/>
          <w:sz w:val="24"/>
          <w:szCs w:val="24"/>
          <w:lang w:val="en"/>
        </w:rPr>
      </w:pPr>
    </w:p>
    <w:p w14:paraId="4E04DE5B" w14:textId="77777777" w:rsidR="00B17979" w:rsidRPr="00EC29D3" w:rsidRDefault="00B17979" w:rsidP="00005ADC">
      <w:pPr>
        <w:suppressAutoHyphens/>
        <w:autoSpaceDE w:val="0"/>
        <w:autoSpaceDN w:val="0"/>
        <w:adjustRightInd w:val="0"/>
        <w:spacing w:after="0" w:line="360" w:lineRule="auto"/>
        <w:ind w:firstLine="720"/>
        <w:jc w:val="center"/>
        <w:rPr>
          <w:rFonts w:ascii="Times New Roman" w:eastAsia="Calibri" w:hAnsi="Times New Roman" w:cs="Times New Roman"/>
          <w:b/>
          <w:bCs/>
          <w:szCs w:val="28"/>
          <w:lang w:val="en"/>
        </w:rPr>
      </w:pPr>
      <w:r w:rsidRPr="00EC29D3">
        <w:rPr>
          <w:rFonts w:ascii="Times New Roman" w:eastAsia="Calibri" w:hAnsi="Times New Roman" w:cs="Times New Roman"/>
          <w:noProof/>
        </w:rPr>
        <w:drawing>
          <wp:inline distT="0" distB="0" distL="0" distR="0" wp14:anchorId="65763463" wp14:editId="02C4A365">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BD324EC" w14:textId="77777777" w:rsidR="00B17979" w:rsidRPr="00EC29D3" w:rsidRDefault="00B17979" w:rsidP="00005ADC">
      <w:pPr>
        <w:suppressAutoHyphens/>
        <w:autoSpaceDE w:val="0"/>
        <w:autoSpaceDN w:val="0"/>
        <w:adjustRightInd w:val="0"/>
        <w:spacing w:after="0" w:line="360" w:lineRule="auto"/>
        <w:ind w:firstLine="720"/>
        <w:rPr>
          <w:rFonts w:ascii="Times New Roman" w:eastAsia="Calibri" w:hAnsi="Times New Roman" w:cs="Times New Roman"/>
          <w:b/>
          <w:bCs/>
          <w:szCs w:val="28"/>
          <w:lang w:val="en"/>
        </w:rPr>
      </w:pPr>
    </w:p>
    <w:p w14:paraId="5E3C3FBC" w14:textId="77777777" w:rsidR="00B17979" w:rsidRDefault="00B17979" w:rsidP="007224D3">
      <w:pPr>
        <w:tabs>
          <w:tab w:val="center" w:pos="4920"/>
          <w:tab w:val="right" w:pos="9121"/>
        </w:tabs>
        <w:suppressAutoHyphens/>
        <w:autoSpaceDE w:val="0"/>
        <w:autoSpaceDN w:val="0"/>
        <w:adjustRightInd w:val="0"/>
        <w:spacing w:after="0" w:line="360" w:lineRule="auto"/>
        <w:ind w:firstLine="720"/>
        <w:jc w:val="center"/>
        <w:rPr>
          <w:rFonts w:ascii="Times New Roman" w:eastAsia="Calibri" w:hAnsi="Times New Roman" w:cs="Times New Roman"/>
          <w:b/>
          <w:bCs/>
          <w:sz w:val="32"/>
          <w:szCs w:val="32"/>
          <w:lang w:val="en"/>
        </w:rPr>
      </w:pPr>
      <w:r w:rsidRPr="00EC29D3">
        <w:rPr>
          <w:rFonts w:ascii="Times New Roman" w:eastAsia="Calibri" w:hAnsi="Times New Roman" w:cs="Times New Roman"/>
          <w:b/>
          <w:bCs/>
          <w:sz w:val="32"/>
          <w:szCs w:val="32"/>
          <w:lang w:val="en"/>
        </w:rPr>
        <w:t>BÁO CÁO</w:t>
      </w:r>
      <w:r>
        <w:rPr>
          <w:rFonts w:ascii="Times New Roman" w:eastAsia="Calibri" w:hAnsi="Times New Roman" w:cs="Times New Roman"/>
          <w:b/>
          <w:bCs/>
          <w:sz w:val="32"/>
          <w:szCs w:val="32"/>
          <w:lang w:val="en"/>
        </w:rPr>
        <w:t xml:space="preserve"> CUỐI KỲ</w:t>
      </w:r>
    </w:p>
    <w:p w14:paraId="4865EC82" w14:textId="77777777" w:rsidR="00B17979" w:rsidRPr="00EC29D3" w:rsidRDefault="00B17979" w:rsidP="007224D3">
      <w:pPr>
        <w:tabs>
          <w:tab w:val="center" w:pos="4920"/>
          <w:tab w:val="right" w:pos="9121"/>
        </w:tabs>
        <w:suppressAutoHyphens/>
        <w:autoSpaceDE w:val="0"/>
        <w:autoSpaceDN w:val="0"/>
        <w:adjustRightInd w:val="0"/>
        <w:spacing w:after="0" w:line="360" w:lineRule="auto"/>
        <w:ind w:firstLine="720"/>
        <w:jc w:val="center"/>
        <w:rPr>
          <w:rFonts w:ascii="Times New Roman" w:eastAsia="Calibri" w:hAnsi="Times New Roman" w:cs="Times New Roman"/>
          <w:b/>
          <w:bCs/>
          <w:sz w:val="32"/>
          <w:szCs w:val="32"/>
          <w:lang w:val="en"/>
        </w:rPr>
      </w:pPr>
      <w:r>
        <w:rPr>
          <w:rFonts w:ascii="Times New Roman" w:eastAsia="Calibri" w:hAnsi="Times New Roman" w:cs="Times New Roman"/>
          <w:b/>
          <w:bCs/>
          <w:sz w:val="32"/>
          <w:szCs w:val="32"/>
          <w:lang w:val="en"/>
        </w:rPr>
        <w:t>MÔN PHÂN TÍCH VÀ THIẾT KẾ GIẢI THUẬT</w:t>
      </w:r>
    </w:p>
    <w:p w14:paraId="092F0F92" w14:textId="77777777" w:rsidR="00B17979" w:rsidRPr="00EC29D3" w:rsidRDefault="00B17979" w:rsidP="00005ADC">
      <w:pPr>
        <w:suppressAutoHyphens/>
        <w:autoSpaceDE w:val="0"/>
        <w:autoSpaceDN w:val="0"/>
        <w:adjustRightInd w:val="0"/>
        <w:spacing w:after="0" w:line="360" w:lineRule="auto"/>
        <w:rPr>
          <w:rFonts w:ascii="Times New Roman" w:eastAsia="Calibri" w:hAnsi="Times New Roman" w:cs="Times New Roman"/>
          <w:b/>
          <w:bCs/>
          <w:sz w:val="24"/>
          <w:szCs w:val="24"/>
          <w:lang w:val="en"/>
        </w:rPr>
      </w:pPr>
    </w:p>
    <w:p w14:paraId="6D750D6F" w14:textId="77777777" w:rsidR="00B17979" w:rsidRDefault="00B17979" w:rsidP="00005ADC">
      <w:pPr>
        <w:suppressAutoHyphens/>
        <w:autoSpaceDE w:val="0"/>
        <w:autoSpaceDN w:val="0"/>
        <w:adjustRightInd w:val="0"/>
        <w:spacing w:after="0" w:line="360" w:lineRule="auto"/>
        <w:jc w:val="center"/>
        <w:rPr>
          <w:rFonts w:ascii="Times New Roman" w:eastAsia="Calibri" w:hAnsi="Times New Roman" w:cs="Times New Roman"/>
          <w:b/>
          <w:bCs/>
          <w:sz w:val="48"/>
          <w:szCs w:val="48"/>
          <w:lang w:val="vi-VN"/>
        </w:rPr>
      </w:pPr>
      <w:r w:rsidRPr="00EC29D3">
        <w:rPr>
          <w:rFonts w:ascii="Times New Roman" w:eastAsia="Calibri" w:hAnsi="Times New Roman" w:cs="Times New Roman"/>
          <w:b/>
          <w:bCs/>
          <w:sz w:val="48"/>
          <w:szCs w:val="48"/>
          <w:lang w:val="en"/>
        </w:rPr>
        <w:t>NGHIÊN CỨU</w:t>
      </w:r>
      <w:r w:rsidRPr="00EC29D3">
        <w:rPr>
          <w:rFonts w:ascii="Times New Roman" w:eastAsia="Calibri" w:hAnsi="Times New Roman" w:cs="Times New Roman"/>
          <w:b/>
          <w:bCs/>
          <w:sz w:val="48"/>
          <w:szCs w:val="48"/>
          <w:lang w:val="vi-VN"/>
        </w:rPr>
        <w:t xml:space="preserve"> CHỦ ĐỀ</w:t>
      </w:r>
    </w:p>
    <w:p w14:paraId="3E913A69" w14:textId="77777777" w:rsidR="00B17979" w:rsidRPr="007224D3" w:rsidRDefault="00B17979" w:rsidP="007224D3">
      <w:pPr>
        <w:suppressAutoHyphens/>
        <w:autoSpaceDE w:val="0"/>
        <w:autoSpaceDN w:val="0"/>
        <w:adjustRightInd w:val="0"/>
        <w:spacing w:after="0" w:line="360" w:lineRule="auto"/>
        <w:jc w:val="center"/>
        <w:rPr>
          <w:rFonts w:ascii="Times New Roman" w:eastAsia="Calibri" w:hAnsi="Times New Roman" w:cs="Times New Roman"/>
          <w:b/>
          <w:bCs/>
          <w:sz w:val="48"/>
          <w:szCs w:val="48"/>
          <w:lang w:val="en"/>
        </w:rPr>
      </w:pPr>
      <w:r w:rsidRPr="007224D3">
        <w:rPr>
          <w:rFonts w:ascii="Times New Roman" w:eastAsia="Calibri" w:hAnsi="Times New Roman" w:cs="Times New Roman"/>
          <w:b/>
          <w:bCs/>
          <w:sz w:val="48"/>
          <w:szCs w:val="48"/>
          <w:lang w:val="en"/>
        </w:rPr>
        <w:t>DESIGN AND ANALYSIS OF ALGORITHM FOR DISCOVERING FREQUENT WEIGHTED ITEMSET</w:t>
      </w:r>
    </w:p>
    <w:p w14:paraId="647A94F3" w14:textId="77777777" w:rsidR="00B17979" w:rsidRPr="00EC29D3" w:rsidRDefault="00B17979" w:rsidP="00005ADC">
      <w:pPr>
        <w:suppressAutoHyphens/>
        <w:autoSpaceDE w:val="0"/>
        <w:autoSpaceDN w:val="0"/>
        <w:adjustRightInd w:val="0"/>
        <w:spacing w:after="0" w:line="360" w:lineRule="auto"/>
        <w:jc w:val="both"/>
        <w:rPr>
          <w:rFonts w:ascii="Times New Roman" w:eastAsia="Calibri" w:hAnsi="Times New Roman" w:cs="Times New Roman"/>
          <w:b/>
          <w:bCs/>
          <w:sz w:val="24"/>
          <w:szCs w:val="24"/>
          <w:lang w:val="en"/>
        </w:rPr>
      </w:pPr>
    </w:p>
    <w:p w14:paraId="4DB12111" w14:textId="77777777" w:rsidR="00B17979" w:rsidRPr="00EC29D3" w:rsidRDefault="00B17979" w:rsidP="00005ADC">
      <w:pPr>
        <w:suppressAutoHyphens/>
        <w:autoSpaceDE w:val="0"/>
        <w:autoSpaceDN w:val="0"/>
        <w:adjustRightInd w:val="0"/>
        <w:spacing w:after="0" w:line="360" w:lineRule="auto"/>
        <w:jc w:val="right"/>
        <w:rPr>
          <w:rFonts w:ascii="Times New Roman" w:eastAsia="Calibri" w:hAnsi="Times New Roman" w:cs="Times New Roman"/>
          <w:szCs w:val="28"/>
        </w:rPr>
      </w:pPr>
      <w:r w:rsidRPr="00EC29D3">
        <w:rPr>
          <w:rFonts w:ascii="Times New Roman" w:eastAsia="Calibri" w:hAnsi="Times New Roman" w:cs="Times New Roman"/>
          <w:i/>
          <w:szCs w:val="28"/>
          <w:lang w:val="en"/>
        </w:rPr>
        <w:t>Người h</w:t>
      </w:r>
      <w:r w:rsidRPr="00EC29D3">
        <w:rPr>
          <w:rFonts w:ascii="Times New Roman" w:eastAsia="Calibri" w:hAnsi="Times New Roman" w:cs="Times New Roman"/>
          <w:i/>
          <w:szCs w:val="28"/>
          <w:lang w:val="vi-VN"/>
        </w:rPr>
        <w:t>ướng dẫn</w:t>
      </w:r>
      <w:r w:rsidRPr="00EC29D3">
        <w:rPr>
          <w:rFonts w:ascii="Times New Roman" w:eastAsia="Calibri" w:hAnsi="Times New Roman" w:cs="Times New Roman"/>
          <w:szCs w:val="28"/>
          <w:lang w:val="vi-VN"/>
        </w:rPr>
        <w:t xml:space="preserve">: </w:t>
      </w:r>
      <w:r w:rsidRPr="00EC29D3">
        <w:rPr>
          <w:rFonts w:ascii="Times New Roman" w:eastAsia="Calibri" w:hAnsi="Times New Roman" w:cs="Times New Roman"/>
          <w:b/>
          <w:szCs w:val="28"/>
        </w:rPr>
        <w:tab/>
        <w:t xml:space="preserve">TS. </w:t>
      </w:r>
      <w:r w:rsidRPr="00EC29D3">
        <w:rPr>
          <w:rFonts w:ascii="Times New Roman" w:eastAsia="Calibri" w:hAnsi="Times New Roman" w:cs="Times New Roman"/>
          <w:b/>
          <w:szCs w:val="28"/>
          <w:lang w:val="vi-VN"/>
        </w:rPr>
        <w:t>NGUYỄN CHÍ THIỆN</w:t>
      </w:r>
      <w:r w:rsidRPr="00EC29D3">
        <w:rPr>
          <w:rFonts w:ascii="Times New Roman" w:eastAsia="Calibri" w:hAnsi="Times New Roman" w:cs="Times New Roman"/>
          <w:b/>
          <w:szCs w:val="28"/>
        </w:rPr>
        <w:t xml:space="preserve"> </w:t>
      </w:r>
    </w:p>
    <w:p w14:paraId="1F4E6D82" w14:textId="77777777" w:rsidR="00B17979" w:rsidRPr="00EC29D3" w:rsidRDefault="00B17979" w:rsidP="00005ADC">
      <w:pPr>
        <w:suppressAutoHyphens/>
        <w:autoSpaceDE w:val="0"/>
        <w:autoSpaceDN w:val="0"/>
        <w:adjustRightInd w:val="0"/>
        <w:spacing w:after="0" w:line="360" w:lineRule="auto"/>
        <w:jc w:val="right"/>
        <w:rPr>
          <w:rFonts w:ascii="Times New Roman" w:eastAsia="Calibri" w:hAnsi="Times New Roman" w:cs="Times New Roman"/>
          <w:b/>
          <w:szCs w:val="28"/>
        </w:rPr>
      </w:pPr>
      <w:r w:rsidRPr="00EC29D3">
        <w:rPr>
          <w:rFonts w:ascii="Times New Roman" w:eastAsia="Calibri" w:hAnsi="Times New Roman" w:cs="Times New Roman"/>
          <w:i/>
          <w:szCs w:val="28"/>
          <w:lang w:val="vi-VN"/>
        </w:rPr>
        <w:t>Người thực hiện</w:t>
      </w:r>
      <w:r w:rsidRPr="00EC29D3">
        <w:rPr>
          <w:rFonts w:ascii="Times New Roman" w:eastAsia="Calibri" w:hAnsi="Times New Roman" w:cs="Times New Roman"/>
          <w:szCs w:val="28"/>
          <w:lang w:val="vi-VN"/>
        </w:rPr>
        <w:t>:</w:t>
      </w:r>
      <w:r w:rsidRPr="00EC29D3">
        <w:rPr>
          <w:rFonts w:ascii="Times New Roman" w:eastAsia="Calibri" w:hAnsi="Times New Roman" w:cs="Times New Roman"/>
          <w:szCs w:val="28"/>
        </w:rPr>
        <w:t xml:space="preserve"> </w:t>
      </w:r>
      <w:r w:rsidRPr="00EC29D3">
        <w:rPr>
          <w:rFonts w:ascii="Times New Roman" w:eastAsia="Calibri" w:hAnsi="Times New Roman" w:cs="Times New Roman"/>
          <w:b/>
          <w:bCs/>
          <w:szCs w:val="28"/>
        </w:rPr>
        <w:t xml:space="preserve"> </w:t>
      </w:r>
      <w:r>
        <w:rPr>
          <w:rFonts w:ascii="Times New Roman" w:eastAsia="Calibri" w:hAnsi="Times New Roman" w:cs="Times New Roman"/>
          <w:b/>
          <w:bCs/>
          <w:szCs w:val="28"/>
        </w:rPr>
        <w:t>TRẦN VĂN PHÁT</w:t>
      </w:r>
      <w:r w:rsidRPr="00EC29D3">
        <w:rPr>
          <w:rFonts w:ascii="Times New Roman" w:eastAsia="Calibri" w:hAnsi="Times New Roman" w:cs="Times New Roman"/>
          <w:b/>
          <w:szCs w:val="28"/>
        </w:rPr>
        <w:t xml:space="preserve">– </w:t>
      </w:r>
      <w:r>
        <w:rPr>
          <w:rFonts w:ascii="Times New Roman" w:eastAsia="Calibri" w:hAnsi="Times New Roman" w:cs="Times New Roman"/>
          <w:b/>
          <w:szCs w:val="28"/>
        </w:rPr>
        <w:t>52100919</w:t>
      </w:r>
    </w:p>
    <w:p w14:paraId="1ECBD006" w14:textId="77777777" w:rsidR="00B17979" w:rsidRDefault="00B17979" w:rsidP="00005ADC">
      <w:pPr>
        <w:suppressAutoHyphens/>
        <w:autoSpaceDE w:val="0"/>
        <w:autoSpaceDN w:val="0"/>
        <w:adjustRightInd w:val="0"/>
        <w:spacing w:after="0" w:line="360" w:lineRule="auto"/>
        <w:jc w:val="right"/>
        <w:rPr>
          <w:rFonts w:ascii="Times New Roman" w:eastAsia="Calibri" w:hAnsi="Times New Roman" w:cs="Times New Roman"/>
          <w:b/>
          <w:szCs w:val="28"/>
        </w:rPr>
      </w:pPr>
      <w:r w:rsidRPr="00EC29D3">
        <w:rPr>
          <w:rFonts w:ascii="Times New Roman" w:eastAsia="Calibri" w:hAnsi="Times New Roman" w:cs="Times New Roman"/>
          <w:b/>
          <w:szCs w:val="28"/>
        </w:rPr>
        <w:tab/>
      </w:r>
      <w:r>
        <w:rPr>
          <w:rFonts w:ascii="Times New Roman" w:eastAsia="Calibri" w:hAnsi="Times New Roman" w:cs="Times New Roman"/>
          <w:b/>
          <w:szCs w:val="28"/>
        </w:rPr>
        <w:t>HUỲNH GIA HUY</w:t>
      </w:r>
      <w:r w:rsidRPr="00EC29D3">
        <w:rPr>
          <w:rFonts w:ascii="Times New Roman" w:eastAsia="Calibri" w:hAnsi="Times New Roman" w:cs="Times New Roman"/>
          <w:b/>
          <w:szCs w:val="28"/>
        </w:rPr>
        <w:t xml:space="preserve">– </w:t>
      </w:r>
      <w:r>
        <w:rPr>
          <w:rFonts w:ascii="Times New Roman" w:eastAsia="Calibri" w:hAnsi="Times New Roman" w:cs="Times New Roman"/>
          <w:b/>
          <w:szCs w:val="28"/>
        </w:rPr>
        <w:t>52100803</w:t>
      </w:r>
    </w:p>
    <w:p w14:paraId="0BF827B6" w14:textId="77777777" w:rsidR="00B17979" w:rsidRPr="007224D3" w:rsidRDefault="00B17979" w:rsidP="007224D3">
      <w:pPr>
        <w:suppressAutoHyphens/>
        <w:autoSpaceDE w:val="0"/>
        <w:autoSpaceDN w:val="0"/>
        <w:adjustRightInd w:val="0"/>
        <w:spacing w:after="0" w:line="360" w:lineRule="auto"/>
        <w:jc w:val="right"/>
        <w:rPr>
          <w:rFonts w:ascii="Times New Roman" w:eastAsia="Calibri" w:hAnsi="Times New Roman" w:cs="Times New Roman"/>
          <w:b/>
          <w:bCs/>
          <w:szCs w:val="28"/>
        </w:rPr>
      </w:pPr>
      <w:r>
        <w:rPr>
          <w:rFonts w:ascii="Times New Roman" w:eastAsia="Calibri" w:hAnsi="Times New Roman" w:cs="Times New Roman"/>
          <w:b/>
          <w:szCs w:val="28"/>
        </w:rPr>
        <w:t>HƯỜNG QUANG HUY - 52100893</w:t>
      </w:r>
    </w:p>
    <w:p w14:paraId="4A182711" w14:textId="77777777" w:rsidR="00B17979" w:rsidRDefault="00B17979" w:rsidP="00005ADC">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1B9F88A0" w14:textId="77777777" w:rsidR="00B17979" w:rsidRPr="00EC29D3" w:rsidRDefault="00B17979" w:rsidP="007224D3">
      <w:pPr>
        <w:suppressAutoHyphens/>
        <w:autoSpaceDE w:val="0"/>
        <w:autoSpaceDN w:val="0"/>
        <w:adjustRightInd w:val="0"/>
        <w:spacing w:after="0" w:line="360" w:lineRule="auto"/>
        <w:rPr>
          <w:rFonts w:ascii="Times New Roman" w:eastAsia="Calibri" w:hAnsi="Times New Roman" w:cs="Times New Roman"/>
          <w:b/>
          <w:bCs/>
          <w:sz w:val="24"/>
          <w:szCs w:val="24"/>
          <w:lang w:val="vi-VN"/>
        </w:rPr>
      </w:pPr>
    </w:p>
    <w:p w14:paraId="5249269C" w14:textId="77777777" w:rsidR="00B17979" w:rsidRPr="00EC29D3" w:rsidRDefault="00B17979" w:rsidP="00005ADC">
      <w:pPr>
        <w:suppressAutoHyphens/>
        <w:autoSpaceDE w:val="0"/>
        <w:autoSpaceDN w:val="0"/>
        <w:adjustRightInd w:val="0"/>
        <w:spacing w:after="0" w:line="360" w:lineRule="auto"/>
        <w:jc w:val="center"/>
        <w:rPr>
          <w:rFonts w:ascii="Times New Roman" w:eastAsia="Calibri" w:hAnsi="Times New Roman" w:cs="Times New Roman"/>
          <w:b/>
          <w:bCs/>
          <w:iCs/>
          <w:szCs w:val="28"/>
          <w:lang w:val="vi-VN"/>
        </w:rPr>
        <w:sectPr w:rsidR="00B17979" w:rsidRPr="00EC29D3" w:rsidSect="00335EDE">
          <w:headerReference w:type="default" r:id="rId10"/>
          <w:pgSz w:w="12240" w:h="15840"/>
          <w:pgMar w:top="1985" w:right="1134" w:bottom="1701" w:left="1985" w:header="720" w:footer="720" w:gutter="0"/>
          <w:pgBorders w:display="firstPage" w:offsetFrom="page">
            <w:top w:val="thinThickSmallGap" w:sz="24" w:space="24" w:color="auto"/>
            <w:left w:val="thinThickSmallGap" w:sz="24" w:space="31" w:color="auto"/>
            <w:bottom w:val="thinThickSmallGap" w:sz="24" w:space="24" w:color="auto"/>
            <w:right w:val="thinThickSmallGap" w:sz="24" w:space="24" w:color="auto"/>
          </w:pgBorders>
          <w:cols w:space="720"/>
          <w:docGrid w:linePitch="360"/>
        </w:sectPr>
      </w:pPr>
      <w:r w:rsidRPr="00EC29D3">
        <w:rPr>
          <w:rFonts w:ascii="Times New Roman" w:eastAsia="Calibri" w:hAnsi="Times New Roman" w:cs="Times New Roman"/>
          <w:b/>
          <w:bCs/>
          <w:iCs/>
          <w:szCs w:val="28"/>
          <w:lang w:val="vi-VN"/>
        </w:rPr>
        <w:t>THÀNH PHỐ HỒ CHÍ MINH, NĂM 20</w:t>
      </w:r>
      <w:r w:rsidRPr="00EC29D3">
        <w:rPr>
          <w:rFonts w:ascii="Times New Roman" w:eastAsia="Calibri" w:hAnsi="Times New Roman" w:cs="Times New Roman"/>
          <w:b/>
          <w:bCs/>
          <w:iCs/>
          <w:szCs w:val="28"/>
        </w:rPr>
        <w:t>2</w:t>
      </w:r>
      <w:r>
        <w:rPr>
          <w:rFonts w:ascii="Times New Roman" w:eastAsia="Calibri" w:hAnsi="Times New Roman" w:cs="Times New Roman"/>
          <w:b/>
          <w:bCs/>
          <w:iCs/>
          <w:szCs w:val="28"/>
          <w:lang w:val="vi-VN"/>
        </w:rPr>
        <w:t>4</w:t>
      </w:r>
    </w:p>
    <w:p w14:paraId="5B5B0942" w14:textId="77777777" w:rsidR="00B17979" w:rsidRPr="00EC29D3" w:rsidRDefault="00B17979" w:rsidP="00EC29D3">
      <w:pPr>
        <w:tabs>
          <w:tab w:val="center" w:pos="6379"/>
        </w:tabs>
        <w:spacing w:after="0" w:line="360" w:lineRule="auto"/>
        <w:jc w:val="center"/>
        <w:outlineLvl w:val="0"/>
        <w:rPr>
          <w:rFonts w:ascii="Times New Roman" w:eastAsia="Calibri" w:hAnsi="Times New Roman" w:cs="Times New Roman"/>
          <w:b/>
          <w:sz w:val="32"/>
          <w:szCs w:val="32"/>
          <w:lang w:val="vi-VN"/>
        </w:rPr>
      </w:pPr>
      <w:bookmarkStart w:id="4" w:name="_Toc155474093"/>
      <w:r w:rsidRPr="00EC29D3">
        <w:rPr>
          <w:rFonts w:ascii="Times New Roman" w:eastAsia="Calibri" w:hAnsi="Times New Roman" w:cs="Times New Roman"/>
          <w:b/>
          <w:sz w:val="32"/>
          <w:szCs w:val="32"/>
          <w:lang w:val="vi-VN"/>
        </w:rPr>
        <w:lastRenderedPageBreak/>
        <w:t>LỜI CẢM ƠN</w:t>
      </w:r>
      <w:bookmarkEnd w:id="1"/>
      <w:bookmarkEnd w:id="2"/>
      <w:bookmarkEnd w:id="3"/>
      <w:bookmarkEnd w:id="4"/>
    </w:p>
    <w:p w14:paraId="4E7F19F8" w14:textId="77777777" w:rsidR="00B17979" w:rsidRPr="00973CB6" w:rsidRDefault="00B17979" w:rsidP="00EC29D3">
      <w:pPr>
        <w:spacing w:after="0" w:line="360" w:lineRule="auto"/>
        <w:ind w:firstLine="720"/>
        <w:jc w:val="both"/>
        <w:rPr>
          <w:rFonts w:ascii="Times New Roman" w:eastAsia="Calibri" w:hAnsi="Times New Roman" w:cs="Times New Roman"/>
          <w:sz w:val="24"/>
          <w:szCs w:val="24"/>
        </w:rPr>
      </w:pPr>
      <w:r w:rsidRPr="00973CB6">
        <w:rPr>
          <w:rFonts w:ascii="Times New Roman" w:eastAsia="Calibri" w:hAnsi="Times New Roman" w:cs="Times New Roman"/>
          <w:sz w:val="24"/>
          <w:szCs w:val="24"/>
        </w:rPr>
        <w:t xml:space="preserve">Chúng em xin chân thành cảm ơn khoa Công nghệ thông tin đã tạo điều kiện cho chúng em được tiếp cận và hoàn thành bài </w:t>
      </w:r>
      <w:r w:rsidRPr="00973CB6">
        <w:rPr>
          <w:rFonts w:ascii="Times New Roman" w:eastAsia="Calibri" w:hAnsi="Times New Roman" w:cs="Times New Roman"/>
          <w:sz w:val="24"/>
          <w:szCs w:val="24"/>
          <w:lang w:val="vi-VN"/>
        </w:rPr>
        <w:t xml:space="preserve">báo cáo. </w:t>
      </w:r>
      <w:r w:rsidRPr="00973CB6">
        <w:rPr>
          <w:rFonts w:ascii="Times New Roman" w:eastAsia="Calibri" w:hAnsi="Times New Roman" w:cs="Times New Roman"/>
          <w:sz w:val="24"/>
          <w:szCs w:val="24"/>
        </w:rPr>
        <w:t xml:space="preserve">Chúng em xin chân thành cảm ơn thầy </w:t>
      </w:r>
      <w:r w:rsidRPr="00973CB6">
        <w:rPr>
          <w:rFonts w:ascii="Times New Roman" w:eastAsia="Calibri" w:hAnsi="Times New Roman" w:cs="Times New Roman"/>
          <w:sz w:val="24"/>
          <w:szCs w:val="24"/>
          <w:lang w:val="vi-VN"/>
        </w:rPr>
        <w:t>Nguyễn</w:t>
      </w:r>
      <w:r w:rsidRPr="00973CB6">
        <w:rPr>
          <w:rFonts w:ascii="Times New Roman" w:eastAsia="Calibri" w:hAnsi="Times New Roman" w:cs="Times New Roman"/>
          <w:sz w:val="24"/>
          <w:szCs w:val="24"/>
        </w:rPr>
        <w:t xml:space="preserve"> </w:t>
      </w:r>
      <w:r w:rsidRPr="00973CB6">
        <w:rPr>
          <w:rFonts w:ascii="Times New Roman" w:eastAsia="Calibri" w:hAnsi="Times New Roman" w:cs="Times New Roman"/>
          <w:sz w:val="24"/>
          <w:szCs w:val="24"/>
          <w:lang w:val="vi-VN"/>
        </w:rPr>
        <w:t>Chí</w:t>
      </w:r>
      <w:r w:rsidRPr="00973CB6">
        <w:rPr>
          <w:rFonts w:ascii="Times New Roman" w:eastAsia="Calibri" w:hAnsi="Times New Roman" w:cs="Times New Roman"/>
          <w:sz w:val="24"/>
          <w:szCs w:val="24"/>
        </w:rPr>
        <w:t xml:space="preserve"> </w:t>
      </w:r>
      <w:r w:rsidRPr="00973CB6">
        <w:rPr>
          <w:rFonts w:ascii="Times New Roman" w:eastAsia="Calibri" w:hAnsi="Times New Roman" w:cs="Times New Roman"/>
          <w:sz w:val="24"/>
          <w:szCs w:val="24"/>
          <w:lang w:val="vi-VN"/>
        </w:rPr>
        <w:t>Thiện</w:t>
      </w:r>
      <w:r w:rsidRPr="00973CB6">
        <w:rPr>
          <w:rFonts w:ascii="Times New Roman" w:eastAsia="Calibri" w:hAnsi="Times New Roman" w:cs="Times New Roman"/>
          <w:sz w:val="24"/>
          <w:szCs w:val="24"/>
        </w:rPr>
        <w:t xml:space="preserve"> đã hướng dẫn</w:t>
      </w:r>
      <w:r w:rsidRPr="00973CB6">
        <w:rPr>
          <w:rFonts w:ascii="Times New Roman" w:eastAsia="Calibri" w:hAnsi="Times New Roman" w:cs="Times New Roman"/>
          <w:sz w:val="24"/>
          <w:szCs w:val="24"/>
          <w:lang w:val="vi-VN"/>
        </w:rPr>
        <w:t xml:space="preserve"> </w:t>
      </w:r>
      <w:r w:rsidRPr="00973CB6">
        <w:rPr>
          <w:rFonts w:ascii="Times New Roman" w:eastAsia="Calibri" w:hAnsi="Times New Roman" w:cs="Times New Roman"/>
          <w:sz w:val="24"/>
          <w:szCs w:val="24"/>
        </w:rPr>
        <w:t xml:space="preserve">hoàn thành </w:t>
      </w:r>
      <w:r w:rsidRPr="00973CB6">
        <w:rPr>
          <w:rFonts w:ascii="Times New Roman" w:eastAsia="Calibri" w:hAnsi="Times New Roman" w:cs="Times New Roman"/>
          <w:sz w:val="24"/>
          <w:szCs w:val="24"/>
          <w:lang w:val="vi-VN"/>
        </w:rPr>
        <w:t>bài báo cáo</w:t>
      </w:r>
      <w:r w:rsidRPr="00973CB6">
        <w:rPr>
          <w:rFonts w:ascii="Times New Roman" w:eastAsia="Calibri" w:hAnsi="Times New Roman" w:cs="Times New Roman"/>
          <w:sz w:val="24"/>
          <w:szCs w:val="24"/>
        </w:rPr>
        <w:t>. </w:t>
      </w:r>
    </w:p>
    <w:p w14:paraId="7D1415A2" w14:textId="77777777" w:rsidR="00B17979" w:rsidRPr="00973CB6" w:rsidRDefault="00B17979" w:rsidP="00EC29D3">
      <w:pPr>
        <w:spacing w:after="0" w:line="360" w:lineRule="auto"/>
        <w:ind w:firstLine="720"/>
        <w:jc w:val="both"/>
        <w:rPr>
          <w:rFonts w:ascii="Times New Roman" w:eastAsia="Calibri" w:hAnsi="Times New Roman" w:cs="Times New Roman"/>
          <w:sz w:val="24"/>
          <w:szCs w:val="24"/>
        </w:rPr>
      </w:pPr>
      <w:r w:rsidRPr="00973CB6">
        <w:rPr>
          <w:rFonts w:ascii="Times New Roman" w:eastAsia="Calibri" w:hAnsi="Times New Roman" w:cs="Times New Roman"/>
          <w:sz w:val="24"/>
          <w:szCs w:val="24"/>
        </w:rPr>
        <w:t>Trong quá trình làm bài báo cáo, do kiến thức cũng như kinh nghiệm còn nhiều hạn chế nên bài báo cáo không thể tránh khỏi những thiếu sót, chúng em rất mong nhận được ý kiến đóng góp của</w:t>
      </w:r>
      <w:r w:rsidRPr="00973CB6">
        <w:rPr>
          <w:rFonts w:ascii="Times New Roman" w:eastAsia="Calibri" w:hAnsi="Times New Roman" w:cs="Times New Roman"/>
          <w:sz w:val="24"/>
          <w:szCs w:val="24"/>
          <w:lang w:val="vi-VN"/>
        </w:rPr>
        <w:t xml:space="preserve"> </w:t>
      </w:r>
      <w:r w:rsidRPr="00973CB6">
        <w:rPr>
          <w:rFonts w:ascii="Times New Roman" w:eastAsia="Calibri" w:hAnsi="Times New Roman" w:cs="Times New Roman"/>
          <w:sz w:val="24"/>
          <w:szCs w:val="24"/>
        </w:rPr>
        <w:t>thầy để chúng em có thể học hỏi được nhiều kĩ năng, kinh nghiệm và sẽ ngày càng hoàn thiện hơn.</w:t>
      </w:r>
    </w:p>
    <w:p w14:paraId="068EE031" w14:textId="77777777" w:rsidR="00B17979" w:rsidRPr="00973CB6" w:rsidRDefault="00B17979" w:rsidP="00EC29D3">
      <w:pPr>
        <w:spacing w:after="0" w:line="360" w:lineRule="auto"/>
        <w:ind w:firstLine="720"/>
        <w:jc w:val="both"/>
        <w:rPr>
          <w:rFonts w:ascii="Times New Roman" w:eastAsia="Calibri" w:hAnsi="Times New Roman" w:cs="Times New Roman"/>
          <w:sz w:val="24"/>
          <w:szCs w:val="24"/>
        </w:rPr>
      </w:pPr>
      <w:r w:rsidRPr="00973CB6">
        <w:rPr>
          <w:rFonts w:ascii="Times New Roman" w:eastAsia="Calibri" w:hAnsi="Times New Roman" w:cs="Times New Roman"/>
          <w:sz w:val="24"/>
          <w:szCs w:val="24"/>
        </w:rPr>
        <w:t>Chúng em xin chân thành cảm ơn!</w:t>
      </w:r>
    </w:p>
    <w:p w14:paraId="323B607D" w14:textId="77777777" w:rsidR="00B17979" w:rsidRPr="00EC29D3" w:rsidRDefault="00B17979" w:rsidP="00EC29D3">
      <w:pPr>
        <w:spacing w:after="0" w:line="360" w:lineRule="auto"/>
        <w:ind w:firstLine="720"/>
        <w:jc w:val="both"/>
        <w:rPr>
          <w:rFonts w:ascii="Times New Roman" w:eastAsia="Calibri" w:hAnsi="Times New Roman" w:cs="Times New Roman"/>
          <w:b/>
          <w:bCs/>
          <w:sz w:val="32"/>
          <w:szCs w:val="32"/>
          <w:lang w:val="vi-VN"/>
        </w:rPr>
      </w:pPr>
      <w:r w:rsidRPr="00EC29D3">
        <w:rPr>
          <w:rFonts w:ascii="Times New Roman" w:eastAsia="Calibri" w:hAnsi="Times New Roman" w:cs="Times New Roman"/>
          <w:b/>
          <w:bCs/>
          <w:sz w:val="32"/>
          <w:szCs w:val="32"/>
          <w:lang w:val="vi-VN"/>
        </w:rPr>
        <w:br w:type="page"/>
      </w:r>
    </w:p>
    <w:p w14:paraId="2AF16717" w14:textId="77777777" w:rsidR="00B17979" w:rsidRPr="00EC29D3" w:rsidRDefault="00B17979" w:rsidP="00EC29D3">
      <w:pPr>
        <w:spacing w:after="0" w:line="360" w:lineRule="auto"/>
        <w:jc w:val="center"/>
        <w:rPr>
          <w:rFonts w:ascii="Times New Roman" w:eastAsia="Calibri" w:hAnsi="Times New Roman" w:cs="Times New Roman"/>
          <w:b/>
          <w:sz w:val="32"/>
          <w:szCs w:val="32"/>
          <w:lang w:val="vi-VN"/>
        </w:rPr>
      </w:pPr>
      <w:r>
        <w:rPr>
          <w:rFonts w:ascii="Times New Roman" w:eastAsia="Calibri" w:hAnsi="Times New Roman" w:cs="Times New Roman"/>
          <w:b/>
          <w:sz w:val="32"/>
          <w:szCs w:val="32"/>
          <w:lang w:val="vi-VN"/>
        </w:rPr>
        <w:lastRenderedPageBreak/>
        <w:t xml:space="preserve">BÁO CÁO </w:t>
      </w:r>
      <w:r w:rsidRPr="00EC29D3">
        <w:rPr>
          <w:rFonts w:ascii="Times New Roman" w:eastAsia="Calibri" w:hAnsi="Times New Roman" w:cs="Times New Roman"/>
          <w:b/>
          <w:sz w:val="32"/>
          <w:szCs w:val="32"/>
          <w:lang w:val="vi-VN"/>
        </w:rPr>
        <w:t>ĐƯỢC HOÀN THÀNH</w:t>
      </w:r>
    </w:p>
    <w:p w14:paraId="0A0CA25E" w14:textId="77777777" w:rsidR="00B17979" w:rsidRPr="00EC29D3" w:rsidRDefault="00B17979" w:rsidP="00EC29D3">
      <w:pPr>
        <w:spacing w:after="0" w:line="360" w:lineRule="auto"/>
        <w:jc w:val="center"/>
        <w:rPr>
          <w:rFonts w:ascii="Times New Roman" w:eastAsia="Calibri" w:hAnsi="Times New Roman" w:cs="Times New Roman"/>
          <w:b/>
          <w:sz w:val="32"/>
          <w:szCs w:val="32"/>
          <w:lang w:val="vi-VN"/>
        </w:rPr>
      </w:pPr>
      <w:r w:rsidRPr="00EC29D3">
        <w:rPr>
          <w:rFonts w:ascii="Times New Roman" w:eastAsia="Calibri" w:hAnsi="Times New Roman" w:cs="Times New Roman"/>
          <w:b/>
          <w:sz w:val="32"/>
          <w:szCs w:val="32"/>
          <w:lang w:val="vi-VN"/>
        </w:rPr>
        <w:t>TẠI TRƯỜNG ĐẠI HỌC TÔN ĐỨC THẮNG</w:t>
      </w:r>
    </w:p>
    <w:p w14:paraId="21BDAECA" w14:textId="77777777" w:rsidR="00B17979" w:rsidRPr="002202FA" w:rsidRDefault="00B17979" w:rsidP="00EC29D3">
      <w:pPr>
        <w:autoSpaceDE w:val="0"/>
        <w:autoSpaceDN w:val="0"/>
        <w:adjustRightInd w:val="0"/>
        <w:spacing w:after="0" w:line="360" w:lineRule="auto"/>
        <w:ind w:firstLine="720"/>
        <w:jc w:val="both"/>
        <w:rPr>
          <w:rFonts w:ascii="Times New Roman" w:eastAsia="Calibri" w:hAnsi="Times New Roman" w:cs="Times New Roman"/>
          <w:sz w:val="24"/>
          <w:szCs w:val="24"/>
          <w:lang w:val="vi-VN"/>
        </w:rPr>
      </w:pPr>
      <w:r w:rsidRPr="002202FA">
        <w:rPr>
          <w:rFonts w:ascii="Times New Roman" w:eastAsia="Calibri" w:hAnsi="Times New Roman" w:cs="Times New Roman"/>
          <w:sz w:val="24"/>
          <w:szCs w:val="24"/>
          <w:lang w:val="vi-VN"/>
        </w:rPr>
        <w:t xml:space="preserve">Tôi xin cam đoan đây là sản phẩm </w:t>
      </w:r>
      <w:r>
        <w:rPr>
          <w:rFonts w:ascii="Times New Roman" w:eastAsia="Calibri" w:hAnsi="Times New Roman" w:cs="Times New Roman"/>
          <w:sz w:val="24"/>
          <w:szCs w:val="24"/>
        </w:rPr>
        <w:t>báo cáo</w:t>
      </w:r>
      <w:r w:rsidRPr="002202FA">
        <w:rPr>
          <w:rFonts w:ascii="Times New Roman" w:eastAsia="Calibri" w:hAnsi="Times New Roman" w:cs="Times New Roman"/>
          <w:sz w:val="24"/>
          <w:szCs w:val="24"/>
          <w:lang w:val="vi-VN"/>
        </w:rPr>
        <w:t xml:space="preserve"> của riêng chúng tôi và được sự hướng dẫn của thầy Nguyễn Chí Thiện</w:t>
      </w:r>
      <w:r w:rsidRPr="002202FA">
        <w:rPr>
          <w:rFonts w:ascii="Times New Roman" w:eastAsia="Calibri" w:hAnsi="Times New Roman" w:cs="Times New Roman"/>
          <w:sz w:val="24"/>
          <w:szCs w:val="24"/>
        </w:rPr>
        <w:t>.</w:t>
      </w:r>
      <w:r w:rsidRPr="002202FA">
        <w:rPr>
          <w:rFonts w:ascii="Times New Roman" w:eastAsia="Calibri" w:hAnsi="Times New Roman" w:cs="Times New Roman"/>
          <w:sz w:val="24"/>
          <w:szCs w:val="24"/>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4E74F88" w14:textId="77777777" w:rsidR="00B17979" w:rsidRPr="002202FA" w:rsidRDefault="00B17979" w:rsidP="00EC29D3">
      <w:pPr>
        <w:autoSpaceDE w:val="0"/>
        <w:autoSpaceDN w:val="0"/>
        <w:adjustRightInd w:val="0"/>
        <w:spacing w:after="0" w:line="360" w:lineRule="auto"/>
        <w:ind w:firstLine="720"/>
        <w:jc w:val="both"/>
        <w:rPr>
          <w:rFonts w:ascii="Times New Roman" w:eastAsia="Calibri" w:hAnsi="Times New Roman" w:cs="Times New Roman"/>
          <w:sz w:val="24"/>
          <w:szCs w:val="24"/>
          <w:lang w:val="vi-VN"/>
        </w:rPr>
      </w:pPr>
      <w:r w:rsidRPr="002202FA">
        <w:rPr>
          <w:rFonts w:ascii="Times New Roman" w:eastAsia="Calibri" w:hAnsi="Times New Roman" w:cs="Times New Roman"/>
          <w:sz w:val="24"/>
          <w:szCs w:val="24"/>
          <w:lang w:val="vi-VN"/>
        </w:rPr>
        <w:t>Ngoài ra, trong báo cáo còn sử dụng một số nhận xét, đánh giá cũng như số liệu của các tác giả khác, cơ quan tổ chức khác đều có trích dẫn và chú thích nguồn gốc.</w:t>
      </w:r>
    </w:p>
    <w:p w14:paraId="38E2C735" w14:textId="77777777" w:rsidR="00B17979" w:rsidRPr="002202FA" w:rsidRDefault="00B17979" w:rsidP="00EC29D3">
      <w:pPr>
        <w:autoSpaceDE w:val="0"/>
        <w:autoSpaceDN w:val="0"/>
        <w:adjustRightInd w:val="0"/>
        <w:spacing w:after="0" w:line="360" w:lineRule="auto"/>
        <w:ind w:firstLine="720"/>
        <w:jc w:val="both"/>
        <w:rPr>
          <w:rFonts w:ascii="Times New Roman" w:eastAsia="Calibri" w:hAnsi="Times New Roman" w:cs="Times New Roman"/>
          <w:b/>
          <w:sz w:val="24"/>
          <w:szCs w:val="24"/>
          <w:lang w:val="vi-VN"/>
        </w:rPr>
      </w:pPr>
      <w:r w:rsidRPr="002202FA">
        <w:rPr>
          <w:rFonts w:ascii="Times New Roman" w:eastAsia="Calibri" w:hAnsi="Times New Roman" w:cs="Times New Roman"/>
          <w:b/>
          <w:sz w:val="24"/>
          <w:szCs w:val="24"/>
          <w:lang w:val="vi-VN"/>
        </w:rPr>
        <w:t xml:space="preserve">Nếu phát hiện có bất kỳ sự gian lận nào tôi xin hoàn toàn chịu trách nhiệm về nội dung đồ án của mình. </w:t>
      </w:r>
      <w:r w:rsidRPr="002202FA">
        <w:rPr>
          <w:rFonts w:ascii="Times New Roman" w:eastAsia="Calibri" w:hAnsi="Times New Roman" w:cs="Times New Roman"/>
          <w:sz w:val="24"/>
          <w:szCs w:val="24"/>
          <w:lang w:val="vi-VN"/>
        </w:rPr>
        <w:t>Trường đại học Tôn Đức Thắng không liên quan đến những vi phạm tác quyền, bản quyền do tôi gây ra trong quá trình thực hiện (nếu có).</w:t>
      </w:r>
    </w:p>
    <w:p w14:paraId="6F011BEF" w14:textId="77777777" w:rsidR="00B17979" w:rsidRPr="002202FA" w:rsidRDefault="00B17979" w:rsidP="00EC29D3">
      <w:pPr>
        <w:autoSpaceDE w:val="0"/>
        <w:autoSpaceDN w:val="0"/>
        <w:adjustRightInd w:val="0"/>
        <w:spacing w:after="0" w:line="360" w:lineRule="auto"/>
        <w:ind w:left="3600"/>
        <w:jc w:val="center"/>
        <w:rPr>
          <w:rFonts w:ascii="Times New Roman" w:eastAsia="Calibri" w:hAnsi="Times New Roman" w:cs="Times New Roman"/>
          <w:i/>
          <w:sz w:val="24"/>
          <w:szCs w:val="24"/>
          <w:lang w:val="vi-VN"/>
        </w:rPr>
      </w:pPr>
      <w:r w:rsidRPr="002202FA">
        <w:rPr>
          <w:rFonts w:ascii="Times New Roman" w:eastAsia="Calibri" w:hAnsi="Times New Roman" w:cs="Times New Roman"/>
          <w:i/>
          <w:sz w:val="24"/>
          <w:szCs w:val="24"/>
          <w:lang w:val="vi-VN"/>
        </w:rPr>
        <w:t>TP. Hồ Chí Minh, ngày …  tháng … năm</w:t>
      </w:r>
      <w:r w:rsidRPr="002202FA">
        <w:rPr>
          <w:rFonts w:ascii="Times New Roman" w:eastAsia="Calibri" w:hAnsi="Times New Roman" w:cs="Times New Roman"/>
          <w:i/>
          <w:sz w:val="24"/>
          <w:szCs w:val="24"/>
        </w:rPr>
        <w:t xml:space="preserve"> 202</w:t>
      </w:r>
      <w:r w:rsidRPr="002202FA">
        <w:rPr>
          <w:rFonts w:ascii="Times New Roman" w:eastAsia="Calibri" w:hAnsi="Times New Roman" w:cs="Times New Roman"/>
          <w:i/>
          <w:sz w:val="24"/>
          <w:szCs w:val="24"/>
          <w:lang w:val="vi-VN"/>
        </w:rPr>
        <w:t xml:space="preserve">4    </w:t>
      </w:r>
    </w:p>
    <w:p w14:paraId="18999E4E" w14:textId="77777777" w:rsidR="00B17979" w:rsidRDefault="00B17979" w:rsidP="00EC29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lang w:val="vi-VN"/>
        </w:rPr>
      </w:pPr>
      <w:r w:rsidRPr="002202FA">
        <w:rPr>
          <w:rFonts w:ascii="Times New Roman" w:eastAsia="Calibri" w:hAnsi="Times New Roman" w:cs="Times New Roman"/>
          <w:i/>
          <w:sz w:val="24"/>
          <w:szCs w:val="24"/>
          <w:lang w:val="vi-VN"/>
        </w:rPr>
        <w:t>Tác giả</w:t>
      </w:r>
    </w:p>
    <w:p w14:paraId="585AE130" w14:textId="77777777" w:rsidR="00B17979" w:rsidRDefault="00B17979" w:rsidP="00EC29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rPr>
      </w:pPr>
      <w:r>
        <w:rPr>
          <w:rFonts w:ascii="Times New Roman" w:eastAsia="Calibri" w:hAnsi="Times New Roman" w:cs="Times New Roman"/>
          <w:i/>
          <w:sz w:val="24"/>
          <w:szCs w:val="24"/>
        </w:rPr>
        <w:t>(ký và ghi rõ họ tên)</w:t>
      </w:r>
    </w:p>
    <w:p w14:paraId="317DD9E3" w14:textId="77777777" w:rsidR="00B17979" w:rsidRDefault="00B17979" w:rsidP="00EC29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rPr>
      </w:pPr>
    </w:p>
    <w:p w14:paraId="441C9F13" w14:textId="77777777" w:rsidR="00B17979" w:rsidRDefault="00B17979" w:rsidP="00EC29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rPr>
      </w:pPr>
      <w:r>
        <w:rPr>
          <w:rFonts w:ascii="Times New Roman" w:eastAsia="Calibri" w:hAnsi="Times New Roman" w:cs="Times New Roman"/>
          <w:i/>
          <w:sz w:val="24"/>
          <w:szCs w:val="24"/>
        </w:rPr>
        <w:t>Trần Văn Phát</w:t>
      </w:r>
    </w:p>
    <w:p w14:paraId="190F6BEE" w14:textId="77777777" w:rsidR="00B17979" w:rsidRDefault="00B17979" w:rsidP="00EC29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rPr>
      </w:pPr>
    </w:p>
    <w:p w14:paraId="7FAC3CA2" w14:textId="77777777" w:rsidR="00B17979" w:rsidRDefault="00B17979" w:rsidP="00EC29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rPr>
      </w:pPr>
      <w:r>
        <w:rPr>
          <w:rFonts w:ascii="Times New Roman" w:eastAsia="Calibri" w:hAnsi="Times New Roman" w:cs="Times New Roman"/>
          <w:i/>
          <w:sz w:val="24"/>
          <w:szCs w:val="24"/>
        </w:rPr>
        <w:t>Huỳnh Gia Huy</w:t>
      </w:r>
    </w:p>
    <w:p w14:paraId="0D9F1561" w14:textId="77777777" w:rsidR="00B17979" w:rsidRDefault="00B17979" w:rsidP="00EC29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rPr>
      </w:pPr>
    </w:p>
    <w:p w14:paraId="2B03EDE6" w14:textId="77777777" w:rsidR="00B17979" w:rsidRPr="007224D3" w:rsidRDefault="00B17979" w:rsidP="007224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rPr>
      </w:pPr>
      <w:r>
        <w:rPr>
          <w:rFonts w:ascii="Times New Roman" w:eastAsia="Calibri" w:hAnsi="Times New Roman" w:cs="Times New Roman"/>
          <w:i/>
          <w:sz w:val="24"/>
          <w:szCs w:val="24"/>
        </w:rPr>
        <w:t>Hường Quang Huy</w:t>
      </w:r>
    </w:p>
    <w:p w14:paraId="50CA6B38" w14:textId="77777777" w:rsidR="00B17979" w:rsidRPr="00EC29D3" w:rsidRDefault="00B17979" w:rsidP="00EE1092">
      <w:pPr>
        <w:tabs>
          <w:tab w:val="center" w:pos="6379"/>
        </w:tabs>
        <w:spacing w:before="30000" w:after="0" w:line="360" w:lineRule="auto"/>
        <w:jc w:val="center"/>
        <w:outlineLvl w:val="0"/>
        <w:rPr>
          <w:rFonts w:ascii="Times New Roman" w:eastAsia="Calibri" w:hAnsi="Times New Roman" w:cs="Times New Roman"/>
          <w:b/>
          <w:sz w:val="32"/>
          <w:szCs w:val="32"/>
          <w:lang w:val="vi-VN"/>
        </w:rPr>
      </w:pPr>
      <w:bookmarkStart w:id="5" w:name="_Toc387692907"/>
      <w:bookmarkStart w:id="6" w:name="_Toc133099675"/>
      <w:bookmarkStart w:id="7" w:name="_Toc152289671"/>
      <w:bookmarkStart w:id="8" w:name="_Toc155474094"/>
      <w:r w:rsidRPr="00EC29D3">
        <w:rPr>
          <w:rFonts w:ascii="Times New Roman" w:eastAsia="Calibri" w:hAnsi="Times New Roman" w:cs="Times New Roman"/>
          <w:b/>
          <w:sz w:val="32"/>
          <w:szCs w:val="32"/>
          <w:lang w:val="vi-VN"/>
        </w:rPr>
        <w:lastRenderedPageBreak/>
        <w:t>TÓM TẮT</w:t>
      </w:r>
      <w:bookmarkEnd w:id="5"/>
      <w:bookmarkEnd w:id="6"/>
      <w:bookmarkEnd w:id="7"/>
      <w:bookmarkEnd w:id="8"/>
    </w:p>
    <w:p w14:paraId="008014F2" w14:textId="77777777" w:rsidR="00B17979" w:rsidRPr="007224D3" w:rsidRDefault="00B17979" w:rsidP="007224D3">
      <w:pPr>
        <w:spacing w:after="0" w:line="360" w:lineRule="auto"/>
        <w:ind w:firstLine="720"/>
        <w:jc w:val="both"/>
        <w:rPr>
          <w:rFonts w:ascii="Times New Roman" w:eastAsia="Calibri" w:hAnsi="Times New Roman" w:cs="Times New Roman"/>
          <w:sz w:val="24"/>
          <w:szCs w:val="24"/>
          <w:lang w:val="vi-VN"/>
        </w:rPr>
      </w:pPr>
      <w:r w:rsidRPr="007224D3">
        <w:rPr>
          <w:rFonts w:ascii="Times New Roman" w:eastAsia="Calibri" w:hAnsi="Times New Roman" w:cs="Times New Roman"/>
          <w:sz w:val="24"/>
          <w:szCs w:val="24"/>
          <w:lang w:val="vi-VN"/>
        </w:rPr>
        <w:t xml:space="preserve">Trong bài báo cáo này chúng </w:t>
      </w:r>
      <w:r>
        <w:rPr>
          <w:rFonts w:ascii="Times New Roman" w:eastAsia="Calibri" w:hAnsi="Times New Roman" w:cs="Times New Roman"/>
          <w:sz w:val="24"/>
          <w:szCs w:val="24"/>
        </w:rPr>
        <w:t>tôi</w:t>
      </w:r>
      <w:r w:rsidRPr="007224D3">
        <w:rPr>
          <w:rFonts w:ascii="Times New Roman" w:eastAsia="Calibri" w:hAnsi="Times New Roman" w:cs="Times New Roman"/>
          <w:sz w:val="24"/>
          <w:szCs w:val="24"/>
          <w:lang w:val="vi-VN"/>
        </w:rPr>
        <w:t xml:space="preserve"> đã code lại các thuật toán có trong bài báo “Efficient weighted probabilistic frequent itemset mining in uncertain databases” bằng ngôn ngữ java. </w:t>
      </w:r>
    </w:p>
    <w:p w14:paraId="4CB033F9" w14:textId="77777777" w:rsidR="00B17979" w:rsidRPr="007224D3" w:rsidRDefault="00B17979" w:rsidP="007224D3">
      <w:pPr>
        <w:spacing w:after="0" w:line="360" w:lineRule="auto"/>
        <w:ind w:firstLine="720"/>
        <w:jc w:val="both"/>
        <w:rPr>
          <w:rFonts w:ascii="Times New Roman" w:eastAsia="Calibri" w:hAnsi="Times New Roman" w:cs="Times New Roman"/>
          <w:sz w:val="24"/>
          <w:szCs w:val="24"/>
          <w:lang w:val="vi-VN"/>
        </w:rPr>
      </w:pPr>
      <w:r w:rsidRPr="007224D3">
        <w:rPr>
          <w:rFonts w:ascii="Times New Roman" w:eastAsia="Calibri" w:hAnsi="Times New Roman" w:cs="Times New Roman"/>
          <w:sz w:val="24"/>
          <w:szCs w:val="24"/>
          <w:lang w:val="vi-VN"/>
        </w:rPr>
        <w:t xml:space="preserve">Các phần chính của thuật toán được thể hiện trong file Apriori.java đính kèm. Đồng thời, chúng </w:t>
      </w:r>
      <w:r>
        <w:rPr>
          <w:rFonts w:ascii="Times New Roman" w:eastAsia="Calibri" w:hAnsi="Times New Roman" w:cs="Times New Roman"/>
          <w:sz w:val="24"/>
          <w:szCs w:val="24"/>
        </w:rPr>
        <w:t>tôi</w:t>
      </w:r>
      <w:r w:rsidRPr="007224D3">
        <w:rPr>
          <w:rFonts w:ascii="Times New Roman" w:eastAsia="Calibri" w:hAnsi="Times New Roman" w:cs="Times New Roman"/>
          <w:sz w:val="24"/>
          <w:szCs w:val="24"/>
          <w:lang w:val="vi-VN"/>
        </w:rPr>
        <w:t xml:space="preserve"> cũng thực hiện việc thí nghiệm với số lượng tập uncertain dataset tăng dần.</w:t>
      </w:r>
    </w:p>
    <w:p w14:paraId="1EC6A9CF" w14:textId="77777777" w:rsidR="00B17979" w:rsidRPr="00480100" w:rsidRDefault="00B17979" w:rsidP="007224D3">
      <w:pPr>
        <w:spacing w:after="0" w:line="360" w:lineRule="auto"/>
        <w:ind w:firstLine="720"/>
        <w:jc w:val="both"/>
        <w:rPr>
          <w:rFonts w:ascii="Times New Roman" w:eastAsia="Calibri" w:hAnsi="Times New Roman" w:cs="Times New Roman"/>
          <w:sz w:val="24"/>
          <w:szCs w:val="24"/>
          <w:lang w:val="vi-VN"/>
        </w:rPr>
      </w:pPr>
      <w:r w:rsidRPr="007224D3">
        <w:rPr>
          <w:rFonts w:ascii="Times New Roman" w:eastAsia="Calibri" w:hAnsi="Times New Roman" w:cs="Times New Roman"/>
          <w:sz w:val="24"/>
          <w:szCs w:val="24"/>
          <w:lang w:val="vi-VN"/>
        </w:rPr>
        <w:t>Với đầu vào là một uncertain dataset, một weight table, một mean of size-1-itemset, một probabilistic threshold, một minimum support. Thuật toán sẽ cho đầu ra sẽ là tập hợp các itemset thỏa điều kiện là weighted probablistic frequent itemset với kích thước của từng itemset là giống nhau và đạt tối đa.</w:t>
      </w:r>
    </w:p>
    <w:p w14:paraId="466D1AAE" w14:textId="77777777" w:rsidR="00B17979" w:rsidRPr="00EC29D3" w:rsidRDefault="00B17979" w:rsidP="00EC29D3">
      <w:pPr>
        <w:spacing w:after="200" w:line="360" w:lineRule="auto"/>
        <w:rPr>
          <w:rFonts w:ascii="Times New Roman" w:eastAsia="Calibri" w:hAnsi="Times New Roman" w:cs="Times New Roman"/>
          <w:szCs w:val="26"/>
          <w:lang w:val="vi-VN"/>
        </w:rPr>
      </w:pPr>
      <w:r w:rsidRPr="00EC29D3">
        <w:rPr>
          <w:rFonts w:ascii="Times New Roman" w:eastAsia="Calibri" w:hAnsi="Times New Roman" w:cs="Times New Roman"/>
          <w:szCs w:val="26"/>
          <w:lang w:val="vi-VN"/>
        </w:rPr>
        <w:tab/>
      </w:r>
    </w:p>
    <w:p w14:paraId="62A54CB1" w14:textId="77777777" w:rsidR="00B17979" w:rsidRPr="00EC29D3" w:rsidRDefault="00B17979" w:rsidP="00EC29D3">
      <w:pPr>
        <w:spacing w:after="200" w:line="360" w:lineRule="auto"/>
        <w:rPr>
          <w:rFonts w:ascii="Times New Roman" w:eastAsia="Calibri" w:hAnsi="Times New Roman" w:cs="Times New Roman"/>
          <w:szCs w:val="26"/>
          <w:lang w:val="vi-VN"/>
        </w:rPr>
      </w:pPr>
      <w:r w:rsidRPr="00EC29D3">
        <w:rPr>
          <w:rFonts w:ascii="Times New Roman" w:eastAsia="Calibri" w:hAnsi="Times New Roman" w:cs="Times New Roman"/>
          <w:szCs w:val="26"/>
          <w:lang w:val="vi-VN"/>
        </w:rPr>
        <w:br w:type="page"/>
      </w:r>
    </w:p>
    <w:p w14:paraId="7A7C0713" w14:textId="77777777" w:rsidR="00B17979" w:rsidRPr="00EC29D3" w:rsidRDefault="00B17979" w:rsidP="00EC29D3">
      <w:pPr>
        <w:spacing w:after="200" w:line="360" w:lineRule="auto"/>
        <w:rPr>
          <w:rFonts w:ascii="Times New Roman" w:eastAsia="Calibri" w:hAnsi="Times New Roman" w:cs="Times New Roman"/>
          <w:szCs w:val="26"/>
          <w:lang w:val="vi-VN"/>
        </w:rPr>
        <w:sectPr w:rsidR="00B17979" w:rsidRPr="00EC29D3" w:rsidSect="00B118C8">
          <w:headerReference w:type="default" r:id="rId11"/>
          <w:pgSz w:w="12240" w:h="15840"/>
          <w:pgMar w:top="1985" w:right="1134" w:bottom="1701" w:left="1985" w:header="720" w:footer="720" w:gutter="0"/>
          <w:pgNumType w:fmt="lowerRoman" w:start="1"/>
          <w:cols w:space="720"/>
          <w:docGrid w:linePitch="360"/>
        </w:sectPr>
      </w:pPr>
    </w:p>
    <w:p w14:paraId="03286FDF" w14:textId="77777777" w:rsidR="00B17979" w:rsidRDefault="00B17979" w:rsidP="003F0EC1">
      <w:pPr>
        <w:tabs>
          <w:tab w:val="center" w:pos="6379"/>
        </w:tabs>
        <w:spacing w:after="0" w:line="360" w:lineRule="auto"/>
        <w:jc w:val="center"/>
        <w:rPr>
          <w:rFonts w:ascii="Times New Roman" w:eastAsia="Calibri" w:hAnsi="Times New Roman" w:cs="Times New Roman"/>
          <w:szCs w:val="24"/>
        </w:rPr>
      </w:pPr>
      <w:bookmarkStart w:id="9" w:name="_Toc387692908"/>
      <w:bookmarkStart w:id="10" w:name="_Toc133099676"/>
      <w:r w:rsidRPr="00EC29D3">
        <w:rPr>
          <w:rFonts w:ascii="Times New Roman" w:eastAsia="Calibri" w:hAnsi="Times New Roman" w:cs="Times New Roman"/>
          <w:b/>
          <w:sz w:val="32"/>
          <w:szCs w:val="32"/>
        </w:rPr>
        <w:lastRenderedPageBreak/>
        <w:t>MỤC LỤC</w:t>
      </w:r>
      <w:bookmarkEnd w:id="9"/>
      <w:bookmarkEnd w:id="10"/>
    </w:p>
    <w:sdt>
      <w:sdtPr>
        <w:id w:val="-859887550"/>
        <w:docPartObj>
          <w:docPartGallery w:val="Table of Contents"/>
          <w:docPartUnique/>
        </w:docPartObj>
      </w:sdtPr>
      <w:sdtEndPr>
        <w:rPr>
          <w:rFonts w:ascii="Times News Roman" w:eastAsiaTheme="minorHAnsi" w:hAnsi="Times News Roman" w:cs="Times New Roman (Body CS)"/>
          <w:b/>
          <w:bCs/>
          <w:noProof/>
          <w:color w:val="auto"/>
          <w:sz w:val="28"/>
          <w:szCs w:val="22"/>
        </w:rPr>
      </w:sdtEndPr>
      <w:sdtContent>
        <w:p w14:paraId="42EAFDF0" w14:textId="26E0DA56" w:rsidR="008D4FB9" w:rsidRDefault="008D4FB9">
          <w:pPr>
            <w:pStyle w:val="TOCHeading"/>
          </w:pPr>
        </w:p>
        <w:p w14:paraId="0CD8BDBB" w14:textId="4F99469F"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55474093" w:history="1">
            <w:r w:rsidRPr="005A09E6">
              <w:rPr>
                <w:rStyle w:val="Hyperlink"/>
                <w:rFonts w:ascii="Times New Roman" w:eastAsia="Calibri" w:hAnsi="Times New Roman" w:cs="Times New Roman"/>
                <w:b/>
                <w:noProof/>
                <w:lang w:val="vi-VN"/>
              </w:rPr>
              <w:t>LỜI CẢM ƠN</w:t>
            </w:r>
            <w:r>
              <w:rPr>
                <w:noProof/>
                <w:webHidden/>
              </w:rPr>
              <w:tab/>
            </w:r>
            <w:r>
              <w:rPr>
                <w:noProof/>
                <w:webHidden/>
              </w:rPr>
              <w:fldChar w:fldCharType="begin"/>
            </w:r>
            <w:r>
              <w:rPr>
                <w:noProof/>
                <w:webHidden/>
              </w:rPr>
              <w:instrText xml:space="preserve"> PAGEREF _Toc155474093 \h </w:instrText>
            </w:r>
            <w:r>
              <w:rPr>
                <w:noProof/>
                <w:webHidden/>
              </w:rPr>
            </w:r>
            <w:r>
              <w:rPr>
                <w:noProof/>
                <w:webHidden/>
              </w:rPr>
              <w:fldChar w:fldCharType="separate"/>
            </w:r>
            <w:r>
              <w:rPr>
                <w:noProof/>
                <w:webHidden/>
              </w:rPr>
              <w:t>i</w:t>
            </w:r>
            <w:r>
              <w:rPr>
                <w:noProof/>
                <w:webHidden/>
              </w:rPr>
              <w:fldChar w:fldCharType="end"/>
            </w:r>
          </w:hyperlink>
        </w:p>
        <w:p w14:paraId="71F35E10" w14:textId="22DFA4FA"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094" w:history="1">
            <w:r w:rsidRPr="005A09E6">
              <w:rPr>
                <w:rStyle w:val="Hyperlink"/>
                <w:rFonts w:ascii="Times New Roman" w:eastAsia="Calibri" w:hAnsi="Times New Roman" w:cs="Times New Roman"/>
                <w:b/>
                <w:noProof/>
                <w:lang w:val="vi-VN"/>
              </w:rPr>
              <w:t>TÓM TẮT</w:t>
            </w:r>
            <w:r>
              <w:rPr>
                <w:noProof/>
                <w:webHidden/>
              </w:rPr>
              <w:tab/>
            </w:r>
            <w:r>
              <w:rPr>
                <w:noProof/>
                <w:webHidden/>
              </w:rPr>
              <w:fldChar w:fldCharType="begin"/>
            </w:r>
            <w:r>
              <w:rPr>
                <w:noProof/>
                <w:webHidden/>
              </w:rPr>
              <w:instrText xml:space="preserve"> PAGEREF _Toc155474094 \h </w:instrText>
            </w:r>
            <w:r>
              <w:rPr>
                <w:noProof/>
                <w:webHidden/>
              </w:rPr>
            </w:r>
            <w:r>
              <w:rPr>
                <w:noProof/>
                <w:webHidden/>
              </w:rPr>
              <w:fldChar w:fldCharType="separate"/>
            </w:r>
            <w:r>
              <w:rPr>
                <w:noProof/>
                <w:webHidden/>
              </w:rPr>
              <w:t>iii</w:t>
            </w:r>
            <w:r>
              <w:rPr>
                <w:noProof/>
                <w:webHidden/>
              </w:rPr>
              <w:fldChar w:fldCharType="end"/>
            </w:r>
          </w:hyperlink>
        </w:p>
        <w:p w14:paraId="206C6F52" w14:textId="0B546086"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095" w:history="1">
            <w:r w:rsidRPr="005A09E6">
              <w:rPr>
                <w:rStyle w:val="Hyperlink"/>
                <w:noProof/>
              </w:rPr>
              <w:t>Introduction</w:t>
            </w:r>
            <w:r>
              <w:rPr>
                <w:noProof/>
                <w:webHidden/>
              </w:rPr>
              <w:tab/>
            </w:r>
            <w:r>
              <w:rPr>
                <w:noProof/>
                <w:webHidden/>
              </w:rPr>
              <w:fldChar w:fldCharType="begin"/>
            </w:r>
            <w:r>
              <w:rPr>
                <w:noProof/>
                <w:webHidden/>
              </w:rPr>
              <w:instrText xml:space="preserve"> PAGEREF _Toc155474095 \h </w:instrText>
            </w:r>
            <w:r>
              <w:rPr>
                <w:noProof/>
                <w:webHidden/>
              </w:rPr>
            </w:r>
            <w:r>
              <w:rPr>
                <w:noProof/>
                <w:webHidden/>
              </w:rPr>
              <w:fldChar w:fldCharType="separate"/>
            </w:r>
            <w:r>
              <w:rPr>
                <w:noProof/>
                <w:webHidden/>
              </w:rPr>
              <w:t>3</w:t>
            </w:r>
            <w:r>
              <w:rPr>
                <w:noProof/>
                <w:webHidden/>
              </w:rPr>
              <w:fldChar w:fldCharType="end"/>
            </w:r>
          </w:hyperlink>
        </w:p>
        <w:p w14:paraId="7AF758A7" w14:textId="70916C85"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096" w:history="1">
            <w:r w:rsidRPr="005A09E6">
              <w:rPr>
                <w:rStyle w:val="Hyperlink"/>
                <w:noProof/>
              </w:rPr>
              <w:t>Related works</w:t>
            </w:r>
            <w:r>
              <w:rPr>
                <w:noProof/>
                <w:webHidden/>
              </w:rPr>
              <w:tab/>
            </w:r>
            <w:r>
              <w:rPr>
                <w:noProof/>
                <w:webHidden/>
              </w:rPr>
              <w:fldChar w:fldCharType="begin"/>
            </w:r>
            <w:r>
              <w:rPr>
                <w:noProof/>
                <w:webHidden/>
              </w:rPr>
              <w:instrText xml:space="preserve"> PAGEREF _Toc155474096 \h </w:instrText>
            </w:r>
            <w:r>
              <w:rPr>
                <w:noProof/>
                <w:webHidden/>
              </w:rPr>
            </w:r>
            <w:r>
              <w:rPr>
                <w:noProof/>
                <w:webHidden/>
              </w:rPr>
              <w:fldChar w:fldCharType="separate"/>
            </w:r>
            <w:r>
              <w:rPr>
                <w:noProof/>
                <w:webHidden/>
              </w:rPr>
              <w:t>3</w:t>
            </w:r>
            <w:r>
              <w:rPr>
                <w:noProof/>
                <w:webHidden/>
              </w:rPr>
              <w:fldChar w:fldCharType="end"/>
            </w:r>
          </w:hyperlink>
        </w:p>
        <w:p w14:paraId="7E1103E3" w14:textId="11A0E44B"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097" w:history="1">
            <w:r w:rsidRPr="005A09E6">
              <w:rPr>
                <w:rStyle w:val="Hyperlink"/>
                <w:noProof/>
              </w:rPr>
              <w:t>Preliminaries and Problem Statements</w:t>
            </w:r>
            <w:r>
              <w:rPr>
                <w:noProof/>
                <w:webHidden/>
              </w:rPr>
              <w:tab/>
            </w:r>
            <w:r>
              <w:rPr>
                <w:noProof/>
                <w:webHidden/>
              </w:rPr>
              <w:fldChar w:fldCharType="begin"/>
            </w:r>
            <w:r>
              <w:rPr>
                <w:noProof/>
                <w:webHidden/>
              </w:rPr>
              <w:instrText xml:space="preserve"> PAGEREF _Toc155474097 \h </w:instrText>
            </w:r>
            <w:r>
              <w:rPr>
                <w:noProof/>
                <w:webHidden/>
              </w:rPr>
            </w:r>
            <w:r>
              <w:rPr>
                <w:noProof/>
                <w:webHidden/>
              </w:rPr>
              <w:fldChar w:fldCharType="separate"/>
            </w:r>
            <w:r>
              <w:rPr>
                <w:noProof/>
                <w:webHidden/>
              </w:rPr>
              <w:t>3</w:t>
            </w:r>
            <w:r>
              <w:rPr>
                <w:noProof/>
                <w:webHidden/>
              </w:rPr>
              <w:fldChar w:fldCharType="end"/>
            </w:r>
          </w:hyperlink>
        </w:p>
        <w:p w14:paraId="6DCF1A2B" w14:textId="4C7CBEB8"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098" w:history="1">
            <w:r w:rsidRPr="005A09E6">
              <w:rPr>
                <w:rStyle w:val="Hyperlink"/>
                <w:noProof/>
              </w:rPr>
              <w:t>Định nghĩa 1 - Uncertain dataset</w:t>
            </w:r>
            <w:r>
              <w:rPr>
                <w:noProof/>
                <w:webHidden/>
              </w:rPr>
              <w:tab/>
            </w:r>
            <w:r>
              <w:rPr>
                <w:noProof/>
                <w:webHidden/>
              </w:rPr>
              <w:fldChar w:fldCharType="begin"/>
            </w:r>
            <w:r>
              <w:rPr>
                <w:noProof/>
                <w:webHidden/>
              </w:rPr>
              <w:instrText xml:space="preserve"> PAGEREF _Toc155474098 \h </w:instrText>
            </w:r>
            <w:r>
              <w:rPr>
                <w:noProof/>
                <w:webHidden/>
              </w:rPr>
            </w:r>
            <w:r>
              <w:rPr>
                <w:noProof/>
                <w:webHidden/>
              </w:rPr>
              <w:fldChar w:fldCharType="separate"/>
            </w:r>
            <w:r>
              <w:rPr>
                <w:noProof/>
                <w:webHidden/>
              </w:rPr>
              <w:t>5</w:t>
            </w:r>
            <w:r>
              <w:rPr>
                <w:noProof/>
                <w:webHidden/>
              </w:rPr>
              <w:fldChar w:fldCharType="end"/>
            </w:r>
          </w:hyperlink>
        </w:p>
        <w:p w14:paraId="3D2BC374" w14:textId="09AA3C32"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099" w:history="1">
            <w:r w:rsidRPr="005A09E6">
              <w:rPr>
                <w:rStyle w:val="Hyperlink"/>
                <w:noProof/>
              </w:rPr>
              <w:t>Định nghĩa 2 - Weight table</w:t>
            </w:r>
            <w:r>
              <w:rPr>
                <w:noProof/>
                <w:webHidden/>
              </w:rPr>
              <w:tab/>
            </w:r>
            <w:r>
              <w:rPr>
                <w:noProof/>
                <w:webHidden/>
              </w:rPr>
              <w:fldChar w:fldCharType="begin"/>
            </w:r>
            <w:r>
              <w:rPr>
                <w:noProof/>
                <w:webHidden/>
              </w:rPr>
              <w:instrText xml:space="preserve"> PAGEREF _Toc155474099 \h </w:instrText>
            </w:r>
            <w:r>
              <w:rPr>
                <w:noProof/>
                <w:webHidden/>
              </w:rPr>
            </w:r>
            <w:r>
              <w:rPr>
                <w:noProof/>
                <w:webHidden/>
              </w:rPr>
              <w:fldChar w:fldCharType="separate"/>
            </w:r>
            <w:r>
              <w:rPr>
                <w:noProof/>
                <w:webHidden/>
              </w:rPr>
              <w:t>5</w:t>
            </w:r>
            <w:r>
              <w:rPr>
                <w:noProof/>
                <w:webHidden/>
              </w:rPr>
              <w:fldChar w:fldCharType="end"/>
            </w:r>
          </w:hyperlink>
        </w:p>
        <w:p w14:paraId="52F61F44" w14:textId="1AFE6E34"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00" w:history="1">
            <w:r w:rsidRPr="005A09E6">
              <w:rPr>
                <w:rStyle w:val="Hyperlink"/>
                <w:noProof/>
              </w:rPr>
              <w:t>Định nghĩa 3 - Probabilistic frequent itemset</w:t>
            </w:r>
            <w:r>
              <w:rPr>
                <w:noProof/>
                <w:webHidden/>
              </w:rPr>
              <w:tab/>
            </w:r>
            <w:r>
              <w:rPr>
                <w:noProof/>
                <w:webHidden/>
              </w:rPr>
              <w:fldChar w:fldCharType="begin"/>
            </w:r>
            <w:r>
              <w:rPr>
                <w:noProof/>
                <w:webHidden/>
              </w:rPr>
              <w:instrText xml:space="preserve"> PAGEREF _Toc155474100 \h </w:instrText>
            </w:r>
            <w:r>
              <w:rPr>
                <w:noProof/>
                <w:webHidden/>
              </w:rPr>
            </w:r>
            <w:r>
              <w:rPr>
                <w:noProof/>
                <w:webHidden/>
              </w:rPr>
              <w:fldChar w:fldCharType="separate"/>
            </w:r>
            <w:r>
              <w:rPr>
                <w:noProof/>
                <w:webHidden/>
              </w:rPr>
              <w:t>6</w:t>
            </w:r>
            <w:r>
              <w:rPr>
                <w:noProof/>
                <w:webHidden/>
              </w:rPr>
              <w:fldChar w:fldCharType="end"/>
            </w:r>
          </w:hyperlink>
        </w:p>
        <w:p w14:paraId="471A63A5" w14:textId="2339AB5A"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01" w:history="1">
            <w:r w:rsidRPr="005A09E6">
              <w:rPr>
                <w:rStyle w:val="Hyperlink"/>
                <w:noProof/>
              </w:rPr>
              <w:t>Định nghĩa 4 - Weighted probabilistic frequent itemset</w:t>
            </w:r>
            <w:r>
              <w:rPr>
                <w:noProof/>
                <w:webHidden/>
              </w:rPr>
              <w:tab/>
            </w:r>
            <w:r>
              <w:rPr>
                <w:noProof/>
                <w:webHidden/>
              </w:rPr>
              <w:fldChar w:fldCharType="begin"/>
            </w:r>
            <w:r>
              <w:rPr>
                <w:noProof/>
                <w:webHidden/>
              </w:rPr>
              <w:instrText xml:space="preserve"> PAGEREF _Toc155474101 \h </w:instrText>
            </w:r>
            <w:r>
              <w:rPr>
                <w:noProof/>
                <w:webHidden/>
              </w:rPr>
            </w:r>
            <w:r>
              <w:rPr>
                <w:noProof/>
                <w:webHidden/>
              </w:rPr>
              <w:fldChar w:fldCharType="separate"/>
            </w:r>
            <w:r>
              <w:rPr>
                <w:noProof/>
                <w:webHidden/>
              </w:rPr>
              <w:t>6</w:t>
            </w:r>
            <w:r>
              <w:rPr>
                <w:noProof/>
                <w:webHidden/>
              </w:rPr>
              <w:fldChar w:fldCharType="end"/>
            </w:r>
          </w:hyperlink>
        </w:p>
        <w:p w14:paraId="5A6D9904" w14:textId="273D82BD"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02" w:history="1">
            <w:r w:rsidRPr="005A09E6">
              <w:rPr>
                <w:rStyle w:val="Hyperlink"/>
                <w:noProof/>
              </w:rPr>
              <w:t>Định nghĩa 5 - Itemset weight</w:t>
            </w:r>
            <w:r>
              <w:rPr>
                <w:noProof/>
                <w:webHidden/>
              </w:rPr>
              <w:tab/>
            </w:r>
            <w:r>
              <w:rPr>
                <w:noProof/>
                <w:webHidden/>
              </w:rPr>
              <w:fldChar w:fldCharType="begin"/>
            </w:r>
            <w:r>
              <w:rPr>
                <w:noProof/>
                <w:webHidden/>
              </w:rPr>
              <w:instrText xml:space="preserve"> PAGEREF _Toc155474102 \h </w:instrText>
            </w:r>
            <w:r>
              <w:rPr>
                <w:noProof/>
                <w:webHidden/>
              </w:rPr>
            </w:r>
            <w:r>
              <w:rPr>
                <w:noProof/>
                <w:webHidden/>
              </w:rPr>
              <w:fldChar w:fldCharType="separate"/>
            </w:r>
            <w:r>
              <w:rPr>
                <w:noProof/>
                <w:webHidden/>
              </w:rPr>
              <w:t>6</w:t>
            </w:r>
            <w:r>
              <w:rPr>
                <w:noProof/>
                <w:webHidden/>
              </w:rPr>
              <w:fldChar w:fldCharType="end"/>
            </w:r>
          </w:hyperlink>
        </w:p>
        <w:p w14:paraId="399413C2" w14:textId="073EE367"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103" w:history="1">
            <w:r w:rsidRPr="005A09E6">
              <w:rPr>
                <w:rStyle w:val="Hyperlink"/>
                <w:noProof/>
              </w:rPr>
              <w:t>Definition input and output</w:t>
            </w:r>
            <w:r>
              <w:rPr>
                <w:noProof/>
                <w:webHidden/>
              </w:rPr>
              <w:tab/>
            </w:r>
            <w:r>
              <w:rPr>
                <w:noProof/>
                <w:webHidden/>
              </w:rPr>
              <w:fldChar w:fldCharType="begin"/>
            </w:r>
            <w:r>
              <w:rPr>
                <w:noProof/>
                <w:webHidden/>
              </w:rPr>
              <w:instrText xml:space="preserve"> PAGEREF _Toc155474103 \h </w:instrText>
            </w:r>
            <w:r>
              <w:rPr>
                <w:noProof/>
                <w:webHidden/>
              </w:rPr>
            </w:r>
            <w:r>
              <w:rPr>
                <w:noProof/>
                <w:webHidden/>
              </w:rPr>
              <w:fldChar w:fldCharType="separate"/>
            </w:r>
            <w:r>
              <w:rPr>
                <w:noProof/>
                <w:webHidden/>
              </w:rPr>
              <w:t>7</w:t>
            </w:r>
            <w:r>
              <w:rPr>
                <w:noProof/>
                <w:webHidden/>
              </w:rPr>
              <w:fldChar w:fldCharType="end"/>
            </w:r>
          </w:hyperlink>
        </w:p>
        <w:p w14:paraId="00C6C323" w14:textId="1DBC6139"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04" w:history="1">
            <w:r w:rsidRPr="005A09E6">
              <w:rPr>
                <w:rStyle w:val="Hyperlink"/>
                <w:noProof/>
              </w:rPr>
              <w:t>Định nghĩa input</w:t>
            </w:r>
            <w:r>
              <w:rPr>
                <w:noProof/>
                <w:webHidden/>
              </w:rPr>
              <w:tab/>
            </w:r>
            <w:r>
              <w:rPr>
                <w:noProof/>
                <w:webHidden/>
              </w:rPr>
              <w:fldChar w:fldCharType="begin"/>
            </w:r>
            <w:r>
              <w:rPr>
                <w:noProof/>
                <w:webHidden/>
              </w:rPr>
              <w:instrText xml:space="preserve"> PAGEREF _Toc155474104 \h </w:instrText>
            </w:r>
            <w:r>
              <w:rPr>
                <w:noProof/>
                <w:webHidden/>
              </w:rPr>
            </w:r>
            <w:r>
              <w:rPr>
                <w:noProof/>
                <w:webHidden/>
              </w:rPr>
              <w:fldChar w:fldCharType="separate"/>
            </w:r>
            <w:r>
              <w:rPr>
                <w:noProof/>
                <w:webHidden/>
              </w:rPr>
              <w:t>7</w:t>
            </w:r>
            <w:r>
              <w:rPr>
                <w:noProof/>
                <w:webHidden/>
              </w:rPr>
              <w:fldChar w:fldCharType="end"/>
            </w:r>
          </w:hyperlink>
        </w:p>
        <w:p w14:paraId="6438B808" w14:textId="4F434B7A"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05" w:history="1">
            <w:r w:rsidRPr="005A09E6">
              <w:rPr>
                <w:rStyle w:val="Hyperlink"/>
                <w:noProof/>
              </w:rPr>
              <w:t>Định nghĩa output</w:t>
            </w:r>
            <w:r>
              <w:rPr>
                <w:noProof/>
                <w:webHidden/>
              </w:rPr>
              <w:tab/>
            </w:r>
            <w:r>
              <w:rPr>
                <w:noProof/>
                <w:webHidden/>
              </w:rPr>
              <w:fldChar w:fldCharType="begin"/>
            </w:r>
            <w:r>
              <w:rPr>
                <w:noProof/>
                <w:webHidden/>
              </w:rPr>
              <w:instrText xml:space="preserve"> PAGEREF _Toc155474105 \h </w:instrText>
            </w:r>
            <w:r>
              <w:rPr>
                <w:noProof/>
                <w:webHidden/>
              </w:rPr>
            </w:r>
            <w:r>
              <w:rPr>
                <w:noProof/>
                <w:webHidden/>
              </w:rPr>
              <w:fldChar w:fldCharType="separate"/>
            </w:r>
            <w:r>
              <w:rPr>
                <w:noProof/>
                <w:webHidden/>
              </w:rPr>
              <w:t>8</w:t>
            </w:r>
            <w:r>
              <w:rPr>
                <w:noProof/>
                <w:webHidden/>
              </w:rPr>
              <w:fldChar w:fldCharType="end"/>
            </w:r>
          </w:hyperlink>
        </w:p>
        <w:p w14:paraId="6EF8EC16" w14:textId="7C774874"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106" w:history="1">
            <w:r w:rsidRPr="005A09E6">
              <w:rPr>
                <w:rStyle w:val="Hyperlink"/>
                <w:noProof/>
              </w:rPr>
              <w:t>Methods</w:t>
            </w:r>
            <w:r>
              <w:rPr>
                <w:noProof/>
                <w:webHidden/>
              </w:rPr>
              <w:tab/>
            </w:r>
            <w:r>
              <w:rPr>
                <w:noProof/>
                <w:webHidden/>
              </w:rPr>
              <w:fldChar w:fldCharType="begin"/>
            </w:r>
            <w:r>
              <w:rPr>
                <w:noProof/>
                <w:webHidden/>
              </w:rPr>
              <w:instrText xml:space="preserve"> PAGEREF _Toc155474106 \h </w:instrText>
            </w:r>
            <w:r>
              <w:rPr>
                <w:noProof/>
                <w:webHidden/>
              </w:rPr>
            </w:r>
            <w:r>
              <w:rPr>
                <w:noProof/>
                <w:webHidden/>
              </w:rPr>
              <w:fldChar w:fldCharType="separate"/>
            </w:r>
            <w:r>
              <w:rPr>
                <w:noProof/>
                <w:webHidden/>
              </w:rPr>
              <w:t>9</w:t>
            </w:r>
            <w:r>
              <w:rPr>
                <w:noProof/>
                <w:webHidden/>
              </w:rPr>
              <w:fldChar w:fldCharType="end"/>
            </w:r>
          </w:hyperlink>
        </w:p>
        <w:p w14:paraId="5E8603D9" w14:textId="70D29D83"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07" w:history="1">
            <w:r w:rsidRPr="005A09E6">
              <w:rPr>
                <w:rStyle w:val="Hyperlink"/>
                <w:noProof/>
              </w:rPr>
              <w:t>Sơ lược về phần phân tích</w:t>
            </w:r>
            <w:r>
              <w:rPr>
                <w:noProof/>
                <w:webHidden/>
              </w:rPr>
              <w:tab/>
            </w:r>
            <w:r>
              <w:rPr>
                <w:noProof/>
                <w:webHidden/>
              </w:rPr>
              <w:fldChar w:fldCharType="begin"/>
            </w:r>
            <w:r>
              <w:rPr>
                <w:noProof/>
                <w:webHidden/>
              </w:rPr>
              <w:instrText xml:space="preserve"> PAGEREF _Toc155474107 \h </w:instrText>
            </w:r>
            <w:r>
              <w:rPr>
                <w:noProof/>
                <w:webHidden/>
              </w:rPr>
            </w:r>
            <w:r>
              <w:rPr>
                <w:noProof/>
                <w:webHidden/>
              </w:rPr>
              <w:fldChar w:fldCharType="separate"/>
            </w:r>
            <w:r>
              <w:rPr>
                <w:noProof/>
                <w:webHidden/>
              </w:rPr>
              <w:t>9</w:t>
            </w:r>
            <w:r>
              <w:rPr>
                <w:noProof/>
                <w:webHidden/>
              </w:rPr>
              <w:fldChar w:fldCharType="end"/>
            </w:r>
          </w:hyperlink>
        </w:p>
        <w:p w14:paraId="564E7F69" w14:textId="3AD3B450"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08" w:history="1">
            <w:r w:rsidRPr="005A09E6">
              <w:rPr>
                <w:rStyle w:val="Hyperlink"/>
                <w:noProof/>
              </w:rPr>
              <w:t>Phân tích các phương thức hỗ trợ cho phương thức solve()</w:t>
            </w:r>
            <w:r>
              <w:rPr>
                <w:noProof/>
                <w:webHidden/>
              </w:rPr>
              <w:tab/>
            </w:r>
            <w:r>
              <w:rPr>
                <w:noProof/>
                <w:webHidden/>
              </w:rPr>
              <w:fldChar w:fldCharType="begin"/>
            </w:r>
            <w:r>
              <w:rPr>
                <w:noProof/>
                <w:webHidden/>
              </w:rPr>
              <w:instrText xml:space="preserve"> PAGEREF _Toc155474108 \h </w:instrText>
            </w:r>
            <w:r>
              <w:rPr>
                <w:noProof/>
                <w:webHidden/>
              </w:rPr>
            </w:r>
            <w:r>
              <w:rPr>
                <w:noProof/>
                <w:webHidden/>
              </w:rPr>
              <w:fldChar w:fldCharType="separate"/>
            </w:r>
            <w:r>
              <w:rPr>
                <w:noProof/>
                <w:webHidden/>
              </w:rPr>
              <w:t>9</w:t>
            </w:r>
            <w:r>
              <w:rPr>
                <w:noProof/>
                <w:webHidden/>
              </w:rPr>
              <w:fldChar w:fldCharType="end"/>
            </w:r>
          </w:hyperlink>
        </w:p>
        <w:p w14:paraId="1C7AC859" w14:textId="3EE20E70"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09" w:history="1">
            <w:r w:rsidRPr="005A09E6">
              <w:rPr>
                <w:rStyle w:val="Hyperlink"/>
                <w:noProof/>
              </w:rPr>
              <w:t>Phương thức getWeight(Set&lt;T&gt; X)</w:t>
            </w:r>
            <w:r>
              <w:rPr>
                <w:noProof/>
                <w:webHidden/>
              </w:rPr>
              <w:tab/>
            </w:r>
            <w:r>
              <w:rPr>
                <w:noProof/>
                <w:webHidden/>
              </w:rPr>
              <w:fldChar w:fldCharType="begin"/>
            </w:r>
            <w:r>
              <w:rPr>
                <w:noProof/>
                <w:webHidden/>
              </w:rPr>
              <w:instrText xml:space="preserve"> PAGEREF _Toc155474109 \h </w:instrText>
            </w:r>
            <w:r>
              <w:rPr>
                <w:noProof/>
                <w:webHidden/>
              </w:rPr>
            </w:r>
            <w:r>
              <w:rPr>
                <w:noProof/>
                <w:webHidden/>
              </w:rPr>
              <w:fldChar w:fldCharType="separate"/>
            </w:r>
            <w:r>
              <w:rPr>
                <w:noProof/>
                <w:webHidden/>
              </w:rPr>
              <w:t>9</w:t>
            </w:r>
            <w:r>
              <w:rPr>
                <w:noProof/>
                <w:webHidden/>
              </w:rPr>
              <w:fldChar w:fldCharType="end"/>
            </w:r>
          </w:hyperlink>
        </w:p>
        <w:p w14:paraId="2D64B2B5" w14:textId="0EB91C29"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10" w:history="1">
            <w:r w:rsidRPr="005A09E6">
              <w:rPr>
                <w:rStyle w:val="Hyperlink"/>
                <w:noProof/>
              </w:rPr>
              <w:t>Phương thức isSubset(Set&lt;T&gt; X, Map&lt;T, Double&gt; Ti)</w:t>
            </w:r>
            <w:r>
              <w:rPr>
                <w:noProof/>
                <w:webHidden/>
              </w:rPr>
              <w:tab/>
            </w:r>
            <w:r>
              <w:rPr>
                <w:noProof/>
                <w:webHidden/>
              </w:rPr>
              <w:fldChar w:fldCharType="begin"/>
            </w:r>
            <w:r>
              <w:rPr>
                <w:noProof/>
                <w:webHidden/>
              </w:rPr>
              <w:instrText xml:space="preserve"> PAGEREF _Toc155474110 \h </w:instrText>
            </w:r>
            <w:r>
              <w:rPr>
                <w:noProof/>
                <w:webHidden/>
              </w:rPr>
            </w:r>
            <w:r>
              <w:rPr>
                <w:noProof/>
                <w:webHidden/>
              </w:rPr>
              <w:fldChar w:fldCharType="separate"/>
            </w:r>
            <w:r>
              <w:rPr>
                <w:noProof/>
                <w:webHidden/>
              </w:rPr>
              <w:t>10</w:t>
            </w:r>
            <w:r>
              <w:rPr>
                <w:noProof/>
                <w:webHidden/>
              </w:rPr>
              <w:fldChar w:fldCharType="end"/>
            </w:r>
          </w:hyperlink>
        </w:p>
        <w:p w14:paraId="0B28A253" w14:textId="7F4AC327"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11" w:history="1">
            <w:r w:rsidRPr="005A09E6">
              <w:rPr>
                <w:rStyle w:val="Hyperlink"/>
                <w:noProof/>
              </w:rPr>
              <w:t>Phương thức probXInTi(Set&lt;T&gt; X, Map&lt;T, Double&gt; Ti)</w:t>
            </w:r>
            <w:r>
              <w:rPr>
                <w:noProof/>
                <w:webHidden/>
              </w:rPr>
              <w:tab/>
            </w:r>
            <w:r>
              <w:rPr>
                <w:noProof/>
                <w:webHidden/>
              </w:rPr>
              <w:fldChar w:fldCharType="begin"/>
            </w:r>
            <w:r>
              <w:rPr>
                <w:noProof/>
                <w:webHidden/>
              </w:rPr>
              <w:instrText xml:space="preserve"> PAGEREF _Toc155474111 \h </w:instrText>
            </w:r>
            <w:r>
              <w:rPr>
                <w:noProof/>
                <w:webHidden/>
              </w:rPr>
            </w:r>
            <w:r>
              <w:rPr>
                <w:noProof/>
                <w:webHidden/>
              </w:rPr>
              <w:fldChar w:fldCharType="separate"/>
            </w:r>
            <w:r>
              <w:rPr>
                <w:noProof/>
                <w:webHidden/>
              </w:rPr>
              <w:t>12</w:t>
            </w:r>
            <w:r>
              <w:rPr>
                <w:noProof/>
                <w:webHidden/>
              </w:rPr>
              <w:fldChar w:fldCharType="end"/>
            </w:r>
          </w:hyperlink>
        </w:p>
        <w:p w14:paraId="30E7F217" w14:textId="76827AD5"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12" w:history="1">
            <w:r w:rsidRPr="005A09E6">
              <w:rPr>
                <w:rStyle w:val="Hyperlink"/>
                <w:noProof/>
              </w:rPr>
              <w:t>Phương thức probXInUD(Set&lt;T&gt; X, int msup, double t, double wX)</w:t>
            </w:r>
            <w:r>
              <w:rPr>
                <w:noProof/>
                <w:webHidden/>
              </w:rPr>
              <w:tab/>
            </w:r>
            <w:r>
              <w:rPr>
                <w:noProof/>
                <w:webHidden/>
              </w:rPr>
              <w:fldChar w:fldCharType="begin"/>
            </w:r>
            <w:r>
              <w:rPr>
                <w:noProof/>
                <w:webHidden/>
              </w:rPr>
              <w:instrText xml:space="preserve"> PAGEREF _Toc155474112 \h </w:instrText>
            </w:r>
            <w:r>
              <w:rPr>
                <w:noProof/>
                <w:webHidden/>
              </w:rPr>
            </w:r>
            <w:r>
              <w:rPr>
                <w:noProof/>
                <w:webHidden/>
              </w:rPr>
              <w:fldChar w:fldCharType="separate"/>
            </w:r>
            <w:r>
              <w:rPr>
                <w:noProof/>
                <w:webHidden/>
              </w:rPr>
              <w:t>13</w:t>
            </w:r>
            <w:r>
              <w:rPr>
                <w:noProof/>
                <w:webHidden/>
              </w:rPr>
              <w:fldChar w:fldCharType="end"/>
            </w:r>
          </w:hyperlink>
        </w:p>
        <w:p w14:paraId="4D3F2F13" w14:textId="6349B223"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13" w:history="1">
            <w:r w:rsidRPr="005A09E6">
              <w:rPr>
                <w:rStyle w:val="Hyperlink"/>
                <w:noProof/>
              </w:rPr>
              <w:t>Phương thức isWPFI(double wX, double probXInUD, double t)</w:t>
            </w:r>
            <w:r>
              <w:rPr>
                <w:noProof/>
                <w:webHidden/>
              </w:rPr>
              <w:tab/>
            </w:r>
            <w:r>
              <w:rPr>
                <w:noProof/>
                <w:webHidden/>
              </w:rPr>
              <w:fldChar w:fldCharType="begin"/>
            </w:r>
            <w:r>
              <w:rPr>
                <w:noProof/>
                <w:webHidden/>
              </w:rPr>
              <w:instrText xml:space="preserve"> PAGEREF _Toc155474113 \h </w:instrText>
            </w:r>
            <w:r>
              <w:rPr>
                <w:noProof/>
                <w:webHidden/>
              </w:rPr>
            </w:r>
            <w:r>
              <w:rPr>
                <w:noProof/>
                <w:webHidden/>
              </w:rPr>
              <w:fldChar w:fldCharType="separate"/>
            </w:r>
            <w:r>
              <w:rPr>
                <w:noProof/>
                <w:webHidden/>
              </w:rPr>
              <w:t>16</w:t>
            </w:r>
            <w:r>
              <w:rPr>
                <w:noProof/>
                <w:webHidden/>
              </w:rPr>
              <w:fldChar w:fldCharType="end"/>
            </w:r>
          </w:hyperlink>
        </w:p>
        <w:p w14:paraId="0BFDDA20" w14:textId="2C16DC1B"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14" w:history="1">
            <w:r w:rsidRPr="005A09E6">
              <w:rPr>
                <w:rStyle w:val="Hyperlink"/>
                <w:noProof/>
              </w:rPr>
              <w:t>Phương thức itemsInPrevWPFI(Set&lt;Set&lt;T&gt;&gt; WPFI)</w:t>
            </w:r>
            <w:r>
              <w:rPr>
                <w:noProof/>
                <w:webHidden/>
              </w:rPr>
              <w:tab/>
            </w:r>
            <w:r>
              <w:rPr>
                <w:noProof/>
                <w:webHidden/>
              </w:rPr>
              <w:fldChar w:fldCharType="begin"/>
            </w:r>
            <w:r>
              <w:rPr>
                <w:noProof/>
                <w:webHidden/>
              </w:rPr>
              <w:instrText xml:space="preserve"> PAGEREF _Toc155474114 \h </w:instrText>
            </w:r>
            <w:r>
              <w:rPr>
                <w:noProof/>
                <w:webHidden/>
              </w:rPr>
            </w:r>
            <w:r>
              <w:rPr>
                <w:noProof/>
                <w:webHidden/>
              </w:rPr>
              <w:fldChar w:fldCharType="separate"/>
            </w:r>
            <w:r>
              <w:rPr>
                <w:noProof/>
                <w:webHidden/>
              </w:rPr>
              <w:t>17</w:t>
            </w:r>
            <w:r>
              <w:rPr>
                <w:noProof/>
                <w:webHidden/>
              </w:rPr>
              <w:fldChar w:fldCharType="end"/>
            </w:r>
          </w:hyperlink>
        </w:p>
        <w:p w14:paraId="24A5B885" w14:textId="316C47BF"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15" w:history="1">
            <w:r w:rsidRPr="005A09E6">
              <w:rPr>
                <w:rStyle w:val="Hyperlink"/>
                <w:noProof/>
              </w:rPr>
              <w:t>Phương thức genSize1WPFI()</w:t>
            </w:r>
            <w:r>
              <w:rPr>
                <w:noProof/>
                <w:webHidden/>
              </w:rPr>
              <w:tab/>
            </w:r>
            <w:r>
              <w:rPr>
                <w:noProof/>
                <w:webHidden/>
              </w:rPr>
              <w:fldChar w:fldCharType="begin"/>
            </w:r>
            <w:r>
              <w:rPr>
                <w:noProof/>
                <w:webHidden/>
              </w:rPr>
              <w:instrText xml:space="preserve"> PAGEREF _Toc155474115 \h </w:instrText>
            </w:r>
            <w:r>
              <w:rPr>
                <w:noProof/>
                <w:webHidden/>
              </w:rPr>
            </w:r>
            <w:r>
              <w:rPr>
                <w:noProof/>
                <w:webHidden/>
              </w:rPr>
              <w:fldChar w:fldCharType="separate"/>
            </w:r>
            <w:r>
              <w:rPr>
                <w:noProof/>
                <w:webHidden/>
              </w:rPr>
              <w:t>18</w:t>
            </w:r>
            <w:r>
              <w:rPr>
                <w:noProof/>
                <w:webHidden/>
              </w:rPr>
              <w:fldChar w:fldCharType="end"/>
            </w:r>
          </w:hyperlink>
        </w:p>
        <w:p w14:paraId="04A49751" w14:textId="54A30317"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16" w:history="1">
            <w:r w:rsidRPr="005A09E6">
              <w:rPr>
                <w:rStyle w:val="Hyperlink"/>
                <w:rFonts w:eastAsia="MS Mincho"/>
                <w:noProof/>
              </w:rPr>
              <w:t>Phương thức scanFindKItemset()</w:t>
            </w:r>
            <w:r>
              <w:rPr>
                <w:noProof/>
                <w:webHidden/>
              </w:rPr>
              <w:tab/>
            </w:r>
            <w:r>
              <w:rPr>
                <w:noProof/>
                <w:webHidden/>
              </w:rPr>
              <w:fldChar w:fldCharType="begin"/>
            </w:r>
            <w:r>
              <w:rPr>
                <w:noProof/>
                <w:webHidden/>
              </w:rPr>
              <w:instrText xml:space="preserve"> PAGEREF _Toc155474116 \h </w:instrText>
            </w:r>
            <w:r>
              <w:rPr>
                <w:noProof/>
                <w:webHidden/>
              </w:rPr>
            </w:r>
            <w:r>
              <w:rPr>
                <w:noProof/>
                <w:webHidden/>
              </w:rPr>
              <w:fldChar w:fldCharType="separate"/>
            </w:r>
            <w:r>
              <w:rPr>
                <w:noProof/>
                <w:webHidden/>
              </w:rPr>
              <w:t>19</w:t>
            </w:r>
            <w:r>
              <w:rPr>
                <w:noProof/>
                <w:webHidden/>
              </w:rPr>
              <w:fldChar w:fldCharType="end"/>
            </w:r>
          </w:hyperlink>
        </w:p>
        <w:p w14:paraId="394DBF77" w14:textId="45FEF187"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17" w:history="1">
            <w:r w:rsidRPr="005A09E6">
              <w:rPr>
                <w:rStyle w:val="Hyperlink"/>
                <w:rFonts w:eastAsia="Calibri"/>
                <w:noProof/>
              </w:rPr>
              <w:t>Phương thức genWPFIApriori()</w:t>
            </w:r>
            <w:r>
              <w:rPr>
                <w:noProof/>
                <w:webHidden/>
              </w:rPr>
              <w:tab/>
            </w:r>
            <w:r>
              <w:rPr>
                <w:noProof/>
                <w:webHidden/>
              </w:rPr>
              <w:fldChar w:fldCharType="begin"/>
            </w:r>
            <w:r>
              <w:rPr>
                <w:noProof/>
                <w:webHidden/>
              </w:rPr>
              <w:instrText xml:space="preserve"> PAGEREF _Toc155474117 \h </w:instrText>
            </w:r>
            <w:r>
              <w:rPr>
                <w:noProof/>
                <w:webHidden/>
              </w:rPr>
            </w:r>
            <w:r>
              <w:rPr>
                <w:noProof/>
                <w:webHidden/>
              </w:rPr>
              <w:fldChar w:fldCharType="separate"/>
            </w:r>
            <w:r>
              <w:rPr>
                <w:noProof/>
                <w:webHidden/>
              </w:rPr>
              <w:t>20</w:t>
            </w:r>
            <w:r>
              <w:rPr>
                <w:noProof/>
                <w:webHidden/>
              </w:rPr>
              <w:fldChar w:fldCharType="end"/>
            </w:r>
          </w:hyperlink>
        </w:p>
        <w:p w14:paraId="76B7052E" w14:textId="2D0E963B" w:rsidR="008D4FB9" w:rsidRDefault="008D4FB9">
          <w:pPr>
            <w:pStyle w:val="TOC3"/>
            <w:tabs>
              <w:tab w:val="right" w:leader="dot" w:pos="10070"/>
            </w:tabs>
            <w:rPr>
              <w:rFonts w:asciiTheme="minorHAnsi" w:eastAsiaTheme="minorEastAsia" w:hAnsiTheme="minorHAnsi" w:cstheme="minorBidi"/>
              <w:noProof/>
              <w:kern w:val="2"/>
              <w:sz w:val="24"/>
              <w:szCs w:val="24"/>
              <w14:ligatures w14:val="standardContextual"/>
            </w:rPr>
          </w:pPr>
          <w:hyperlink w:anchor="_Toc155474118" w:history="1">
            <w:r w:rsidRPr="005A09E6">
              <w:rPr>
                <w:rStyle w:val="Hyperlink"/>
                <w:rFonts w:eastAsia="Calibri"/>
                <w:noProof/>
              </w:rPr>
              <w:t>Phương thức chính của thuật toán Apriori, phương thức solve()</w:t>
            </w:r>
            <w:r>
              <w:rPr>
                <w:noProof/>
                <w:webHidden/>
              </w:rPr>
              <w:tab/>
            </w:r>
            <w:r>
              <w:rPr>
                <w:noProof/>
                <w:webHidden/>
              </w:rPr>
              <w:fldChar w:fldCharType="begin"/>
            </w:r>
            <w:r>
              <w:rPr>
                <w:noProof/>
                <w:webHidden/>
              </w:rPr>
              <w:instrText xml:space="preserve"> PAGEREF _Toc155474118 \h </w:instrText>
            </w:r>
            <w:r>
              <w:rPr>
                <w:noProof/>
                <w:webHidden/>
              </w:rPr>
            </w:r>
            <w:r>
              <w:rPr>
                <w:noProof/>
                <w:webHidden/>
              </w:rPr>
              <w:fldChar w:fldCharType="separate"/>
            </w:r>
            <w:r>
              <w:rPr>
                <w:noProof/>
                <w:webHidden/>
              </w:rPr>
              <w:t>24</w:t>
            </w:r>
            <w:r>
              <w:rPr>
                <w:noProof/>
                <w:webHidden/>
              </w:rPr>
              <w:fldChar w:fldCharType="end"/>
            </w:r>
          </w:hyperlink>
        </w:p>
        <w:p w14:paraId="664EA474" w14:textId="0FC3DC53"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119" w:history="1">
            <w:r w:rsidRPr="005A09E6">
              <w:rPr>
                <w:rStyle w:val="Hyperlink"/>
                <w:noProof/>
              </w:rPr>
              <w:t>Experiment Setup</w:t>
            </w:r>
            <w:r>
              <w:rPr>
                <w:noProof/>
                <w:webHidden/>
              </w:rPr>
              <w:tab/>
            </w:r>
            <w:r>
              <w:rPr>
                <w:noProof/>
                <w:webHidden/>
              </w:rPr>
              <w:fldChar w:fldCharType="begin"/>
            </w:r>
            <w:r>
              <w:rPr>
                <w:noProof/>
                <w:webHidden/>
              </w:rPr>
              <w:instrText xml:space="preserve"> PAGEREF _Toc155474119 \h </w:instrText>
            </w:r>
            <w:r>
              <w:rPr>
                <w:noProof/>
                <w:webHidden/>
              </w:rPr>
            </w:r>
            <w:r>
              <w:rPr>
                <w:noProof/>
                <w:webHidden/>
              </w:rPr>
              <w:fldChar w:fldCharType="separate"/>
            </w:r>
            <w:r>
              <w:rPr>
                <w:noProof/>
                <w:webHidden/>
              </w:rPr>
              <w:t>26</w:t>
            </w:r>
            <w:r>
              <w:rPr>
                <w:noProof/>
                <w:webHidden/>
              </w:rPr>
              <w:fldChar w:fldCharType="end"/>
            </w:r>
          </w:hyperlink>
        </w:p>
        <w:p w14:paraId="7207E1F6" w14:textId="51B123A8"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120" w:history="1">
            <w:r w:rsidRPr="005A09E6">
              <w:rPr>
                <w:rStyle w:val="Hyperlink"/>
                <w:noProof/>
              </w:rPr>
              <w:t>Experiment Results and Discussion</w:t>
            </w:r>
            <w:r>
              <w:rPr>
                <w:noProof/>
                <w:webHidden/>
              </w:rPr>
              <w:tab/>
            </w:r>
            <w:r>
              <w:rPr>
                <w:noProof/>
                <w:webHidden/>
              </w:rPr>
              <w:fldChar w:fldCharType="begin"/>
            </w:r>
            <w:r>
              <w:rPr>
                <w:noProof/>
                <w:webHidden/>
              </w:rPr>
              <w:instrText xml:space="preserve"> PAGEREF _Toc155474120 \h </w:instrText>
            </w:r>
            <w:r>
              <w:rPr>
                <w:noProof/>
                <w:webHidden/>
              </w:rPr>
            </w:r>
            <w:r>
              <w:rPr>
                <w:noProof/>
                <w:webHidden/>
              </w:rPr>
              <w:fldChar w:fldCharType="separate"/>
            </w:r>
            <w:r>
              <w:rPr>
                <w:noProof/>
                <w:webHidden/>
              </w:rPr>
              <w:t>28</w:t>
            </w:r>
            <w:r>
              <w:rPr>
                <w:noProof/>
                <w:webHidden/>
              </w:rPr>
              <w:fldChar w:fldCharType="end"/>
            </w:r>
          </w:hyperlink>
        </w:p>
        <w:p w14:paraId="337482D1" w14:textId="2B2034CD"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21" w:history="1">
            <w:r w:rsidRPr="005A09E6">
              <w:rPr>
                <w:rStyle w:val="Hyperlink"/>
                <w:noProof/>
              </w:rPr>
              <w:t>Kết quả dựa trên các tham số đã chọn</w:t>
            </w:r>
            <w:r>
              <w:rPr>
                <w:noProof/>
                <w:webHidden/>
              </w:rPr>
              <w:tab/>
            </w:r>
            <w:r>
              <w:rPr>
                <w:noProof/>
                <w:webHidden/>
              </w:rPr>
              <w:fldChar w:fldCharType="begin"/>
            </w:r>
            <w:r>
              <w:rPr>
                <w:noProof/>
                <w:webHidden/>
              </w:rPr>
              <w:instrText xml:space="preserve"> PAGEREF _Toc155474121 \h </w:instrText>
            </w:r>
            <w:r>
              <w:rPr>
                <w:noProof/>
                <w:webHidden/>
              </w:rPr>
            </w:r>
            <w:r>
              <w:rPr>
                <w:noProof/>
                <w:webHidden/>
              </w:rPr>
              <w:fldChar w:fldCharType="separate"/>
            </w:r>
            <w:r>
              <w:rPr>
                <w:noProof/>
                <w:webHidden/>
              </w:rPr>
              <w:t>28</w:t>
            </w:r>
            <w:r>
              <w:rPr>
                <w:noProof/>
                <w:webHidden/>
              </w:rPr>
              <w:fldChar w:fldCharType="end"/>
            </w:r>
          </w:hyperlink>
        </w:p>
        <w:p w14:paraId="17CB6DDC" w14:textId="33A188C4"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22" w:history="1">
            <w:r w:rsidRPr="005A09E6">
              <w:rPr>
                <w:rStyle w:val="Hyperlink"/>
                <w:noProof/>
              </w:rPr>
              <w:t>Phân tích về mặt lý thuyết</w:t>
            </w:r>
            <w:r>
              <w:rPr>
                <w:noProof/>
                <w:webHidden/>
              </w:rPr>
              <w:tab/>
            </w:r>
            <w:r>
              <w:rPr>
                <w:noProof/>
                <w:webHidden/>
              </w:rPr>
              <w:fldChar w:fldCharType="begin"/>
            </w:r>
            <w:r>
              <w:rPr>
                <w:noProof/>
                <w:webHidden/>
              </w:rPr>
              <w:instrText xml:space="preserve"> PAGEREF _Toc155474122 \h </w:instrText>
            </w:r>
            <w:r>
              <w:rPr>
                <w:noProof/>
                <w:webHidden/>
              </w:rPr>
            </w:r>
            <w:r>
              <w:rPr>
                <w:noProof/>
                <w:webHidden/>
              </w:rPr>
              <w:fldChar w:fldCharType="separate"/>
            </w:r>
            <w:r>
              <w:rPr>
                <w:noProof/>
                <w:webHidden/>
              </w:rPr>
              <w:t>29</w:t>
            </w:r>
            <w:r>
              <w:rPr>
                <w:noProof/>
                <w:webHidden/>
              </w:rPr>
              <w:fldChar w:fldCharType="end"/>
            </w:r>
          </w:hyperlink>
        </w:p>
        <w:p w14:paraId="724253E8" w14:textId="3D8743EE" w:rsidR="008D4FB9" w:rsidRDefault="008D4FB9">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55474123" w:history="1">
            <w:r w:rsidRPr="005A09E6">
              <w:rPr>
                <w:rStyle w:val="Hyperlink"/>
                <w:noProof/>
              </w:rPr>
              <w:t>Phân tích về mặt thực tế</w:t>
            </w:r>
            <w:r>
              <w:rPr>
                <w:noProof/>
                <w:webHidden/>
              </w:rPr>
              <w:tab/>
            </w:r>
            <w:r>
              <w:rPr>
                <w:noProof/>
                <w:webHidden/>
              </w:rPr>
              <w:fldChar w:fldCharType="begin"/>
            </w:r>
            <w:r>
              <w:rPr>
                <w:noProof/>
                <w:webHidden/>
              </w:rPr>
              <w:instrText xml:space="preserve"> PAGEREF _Toc155474123 \h </w:instrText>
            </w:r>
            <w:r>
              <w:rPr>
                <w:noProof/>
                <w:webHidden/>
              </w:rPr>
            </w:r>
            <w:r>
              <w:rPr>
                <w:noProof/>
                <w:webHidden/>
              </w:rPr>
              <w:fldChar w:fldCharType="separate"/>
            </w:r>
            <w:r>
              <w:rPr>
                <w:noProof/>
                <w:webHidden/>
              </w:rPr>
              <w:t>30</w:t>
            </w:r>
            <w:r>
              <w:rPr>
                <w:noProof/>
                <w:webHidden/>
              </w:rPr>
              <w:fldChar w:fldCharType="end"/>
            </w:r>
          </w:hyperlink>
        </w:p>
        <w:p w14:paraId="7599D3F4" w14:textId="427CE790"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124" w:history="1">
            <w:r w:rsidRPr="005A09E6">
              <w:rPr>
                <w:rStyle w:val="Hyperlink"/>
                <w:noProof/>
              </w:rPr>
              <w:t>Conclusion</w:t>
            </w:r>
            <w:r>
              <w:rPr>
                <w:noProof/>
                <w:webHidden/>
              </w:rPr>
              <w:tab/>
            </w:r>
            <w:r>
              <w:rPr>
                <w:noProof/>
                <w:webHidden/>
              </w:rPr>
              <w:fldChar w:fldCharType="begin"/>
            </w:r>
            <w:r>
              <w:rPr>
                <w:noProof/>
                <w:webHidden/>
              </w:rPr>
              <w:instrText xml:space="preserve"> PAGEREF _Toc155474124 \h </w:instrText>
            </w:r>
            <w:r>
              <w:rPr>
                <w:noProof/>
                <w:webHidden/>
              </w:rPr>
            </w:r>
            <w:r>
              <w:rPr>
                <w:noProof/>
                <w:webHidden/>
              </w:rPr>
              <w:fldChar w:fldCharType="separate"/>
            </w:r>
            <w:r>
              <w:rPr>
                <w:noProof/>
                <w:webHidden/>
              </w:rPr>
              <w:t>31</w:t>
            </w:r>
            <w:r>
              <w:rPr>
                <w:noProof/>
                <w:webHidden/>
              </w:rPr>
              <w:fldChar w:fldCharType="end"/>
            </w:r>
          </w:hyperlink>
        </w:p>
        <w:p w14:paraId="29652E67" w14:textId="68DCBCC1" w:rsidR="008D4FB9" w:rsidRDefault="008D4FB9">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55474125" w:history="1">
            <w:r w:rsidRPr="005A09E6">
              <w:rPr>
                <w:rStyle w:val="Hyperlink"/>
                <w:noProof/>
              </w:rPr>
              <w:t>References</w:t>
            </w:r>
            <w:r>
              <w:rPr>
                <w:noProof/>
                <w:webHidden/>
              </w:rPr>
              <w:tab/>
            </w:r>
            <w:r>
              <w:rPr>
                <w:noProof/>
                <w:webHidden/>
              </w:rPr>
              <w:fldChar w:fldCharType="begin"/>
            </w:r>
            <w:r>
              <w:rPr>
                <w:noProof/>
                <w:webHidden/>
              </w:rPr>
              <w:instrText xml:space="preserve"> PAGEREF _Toc155474125 \h </w:instrText>
            </w:r>
            <w:r>
              <w:rPr>
                <w:noProof/>
                <w:webHidden/>
              </w:rPr>
            </w:r>
            <w:r>
              <w:rPr>
                <w:noProof/>
                <w:webHidden/>
              </w:rPr>
              <w:fldChar w:fldCharType="separate"/>
            </w:r>
            <w:r>
              <w:rPr>
                <w:noProof/>
                <w:webHidden/>
              </w:rPr>
              <w:t>32</w:t>
            </w:r>
            <w:r>
              <w:rPr>
                <w:noProof/>
                <w:webHidden/>
              </w:rPr>
              <w:fldChar w:fldCharType="end"/>
            </w:r>
          </w:hyperlink>
        </w:p>
        <w:p w14:paraId="4C1CBD19" w14:textId="77422C79" w:rsidR="008D4FB9" w:rsidRDefault="008D4FB9">
          <w:r>
            <w:rPr>
              <w:b/>
              <w:bCs/>
              <w:noProof/>
            </w:rPr>
            <w:fldChar w:fldCharType="end"/>
          </w:r>
        </w:p>
      </w:sdtContent>
    </w:sdt>
    <w:p w14:paraId="41587D2D" w14:textId="77777777" w:rsidR="00B17979" w:rsidRPr="00EC29D3" w:rsidRDefault="00B17979" w:rsidP="003F0EC1">
      <w:pPr>
        <w:tabs>
          <w:tab w:val="center" w:pos="6379"/>
        </w:tabs>
        <w:spacing w:after="0" w:line="360" w:lineRule="auto"/>
        <w:jc w:val="center"/>
        <w:rPr>
          <w:rFonts w:ascii="Times New Roman" w:eastAsia="Calibri" w:hAnsi="Times New Roman" w:cs="Times New Roman"/>
          <w:b/>
          <w:sz w:val="32"/>
          <w:szCs w:val="32"/>
        </w:rPr>
      </w:pPr>
    </w:p>
    <w:p w14:paraId="7AC705E8" w14:textId="77777777" w:rsidR="00B17979" w:rsidRPr="00EC29D3" w:rsidRDefault="00B17979" w:rsidP="00062187">
      <w:pPr>
        <w:tabs>
          <w:tab w:val="center" w:pos="6379"/>
        </w:tabs>
        <w:spacing w:before="30000" w:after="0" w:line="360" w:lineRule="auto"/>
        <w:jc w:val="center"/>
        <w:rPr>
          <w:rFonts w:ascii="Times New Roman" w:eastAsia="Calibri" w:hAnsi="Times New Roman" w:cs="Times New Roman"/>
          <w:b/>
          <w:sz w:val="32"/>
          <w:szCs w:val="32"/>
        </w:rPr>
      </w:pPr>
      <w:r w:rsidRPr="00EC29D3">
        <w:rPr>
          <w:rFonts w:ascii="Times New Roman" w:eastAsia="Calibri" w:hAnsi="Times New Roman" w:cs="Times New Roman"/>
          <w:b/>
          <w:sz w:val="32"/>
          <w:szCs w:val="32"/>
        </w:rPr>
        <w:lastRenderedPageBreak/>
        <w:t>DANH MỤC KÍ HIỆU VÀ</w:t>
      </w:r>
      <w:r w:rsidRPr="00EC29D3">
        <w:rPr>
          <w:rFonts w:ascii="Times New Roman" w:eastAsia="Calibri" w:hAnsi="Times New Roman" w:cs="Times New Roman"/>
          <w:b/>
          <w:sz w:val="32"/>
          <w:szCs w:val="32"/>
          <w:lang w:val="vi-VN"/>
        </w:rPr>
        <w:t xml:space="preserve"> </w:t>
      </w:r>
      <w:r w:rsidRPr="00EC29D3">
        <w:rPr>
          <w:rFonts w:ascii="Times New Roman" w:eastAsia="Calibri" w:hAnsi="Times New Roman" w:cs="Times New Roman"/>
          <w:b/>
          <w:sz w:val="32"/>
          <w:szCs w:val="32"/>
        </w:rPr>
        <w:t>CHỮ VIẾT TẮT</w:t>
      </w:r>
    </w:p>
    <w:p w14:paraId="403A8EF7" w14:textId="77777777" w:rsidR="00B17979" w:rsidRPr="00EC29D3" w:rsidRDefault="00B17979" w:rsidP="00EC29D3">
      <w:pPr>
        <w:spacing w:after="0" w:line="360" w:lineRule="auto"/>
        <w:ind w:firstLine="720"/>
        <w:jc w:val="both"/>
        <w:rPr>
          <w:rFonts w:ascii="Times New Roman" w:eastAsia="Calibri" w:hAnsi="Times New Roman" w:cs="Times New Roman"/>
          <w:szCs w:val="26"/>
        </w:rPr>
      </w:pPr>
    </w:p>
    <w:p w14:paraId="218B72F9" w14:textId="77777777" w:rsidR="00B17979" w:rsidRPr="00527233" w:rsidRDefault="00B17979" w:rsidP="00EC29D3">
      <w:pPr>
        <w:spacing w:before="60" w:after="60" w:line="360" w:lineRule="auto"/>
        <w:jc w:val="both"/>
        <w:rPr>
          <w:rFonts w:ascii="Times New Roman" w:eastAsia="Calibri" w:hAnsi="Times New Roman" w:cs="Times New Roman"/>
          <w:b/>
          <w:sz w:val="24"/>
          <w:szCs w:val="24"/>
          <w:lang w:val="vi-VN"/>
        </w:rPr>
      </w:pPr>
      <w:r w:rsidRPr="00527233">
        <w:rPr>
          <w:rFonts w:ascii="Times New Roman" w:eastAsia="Calibri" w:hAnsi="Times New Roman" w:cs="Times New Roman"/>
          <w:b/>
          <w:sz w:val="24"/>
          <w:szCs w:val="24"/>
        </w:rPr>
        <w:t xml:space="preserve">CÁC </w:t>
      </w:r>
      <w:r w:rsidRPr="00527233">
        <w:rPr>
          <w:rFonts w:ascii="Times New Roman" w:eastAsia="Calibri" w:hAnsi="Times New Roman" w:cs="Times New Roman"/>
          <w:b/>
          <w:sz w:val="24"/>
          <w:szCs w:val="24"/>
          <w:lang w:val="vi-VN"/>
        </w:rPr>
        <w:t>CHỮ VIẾT TẮT</w:t>
      </w:r>
    </w:p>
    <w:p w14:paraId="002E89B8" w14:textId="77777777" w:rsidR="008D4FB9" w:rsidRDefault="008D4FB9" w:rsidP="00FD3556">
      <w:pPr>
        <w:spacing w:before="60" w:after="60"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wPFI</w:t>
      </w:r>
      <w:r>
        <w:rPr>
          <w:rFonts w:ascii="Times New Roman" w:eastAsia="Calibri" w:hAnsi="Times New Roman" w:cs="Times New Roman"/>
          <w:sz w:val="24"/>
          <w:szCs w:val="24"/>
        </w:rPr>
        <w:tab/>
      </w:r>
      <w:r>
        <w:rPr>
          <w:rFonts w:ascii="Times New Roman" w:eastAsia="Calibri" w:hAnsi="Times New Roman" w:cs="Times New Roman"/>
          <w:sz w:val="24"/>
          <w:szCs w:val="24"/>
        </w:rPr>
        <w:tab/>
        <w:t xml:space="preserve">Weighted probabilistic frequent </w:t>
      </w:r>
      <w:proofErr w:type="gramStart"/>
      <w:r>
        <w:rPr>
          <w:rFonts w:ascii="Times New Roman" w:eastAsia="Calibri" w:hAnsi="Times New Roman" w:cs="Times New Roman"/>
          <w:sz w:val="24"/>
          <w:szCs w:val="24"/>
        </w:rPr>
        <w:t>itemset</w:t>
      </w:r>
      <w:proofErr w:type="gramEnd"/>
    </w:p>
    <w:p w14:paraId="1465FB4A" w14:textId="77777777" w:rsidR="008D4FB9" w:rsidRPr="00527233" w:rsidRDefault="008D4FB9" w:rsidP="00EC29D3">
      <w:pPr>
        <w:spacing w:before="60" w:after="60" w:line="360" w:lineRule="auto"/>
        <w:ind w:left="720"/>
        <w:jc w:val="both"/>
        <w:rPr>
          <w:rFonts w:ascii="Times New Roman" w:eastAsia="Calibri" w:hAnsi="Times New Roman" w:cs="Times New Roman"/>
          <w:sz w:val="24"/>
          <w:szCs w:val="24"/>
          <w:lang w:val="vi-VN"/>
        </w:rPr>
      </w:pPr>
      <w:r>
        <w:rPr>
          <w:rFonts w:ascii="Times New Roman" w:eastAsia="Calibri" w:hAnsi="Times New Roman" w:cs="Times New Roman"/>
          <w:sz w:val="24"/>
          <w:szCs w:val="24"/>
        </w:rPr>
        <w:t>FI</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r>
      <w:r>
        <w:rPr>
          <w:rFonts w:ascii="Times New Roman" w:eastAsia="Calibri" w:hAnsi="Times New Roman" w:cs="Times New Roman"/>
          <w:sz w:val="24"/>
          <w:szCs w:val="24"/>
        </w:rPr>
        <w:t>Frequent itemset</w:t>
      </w:r>
      <w:r w:rsidRPr="00527233">
        <w:rPr>
          <w:rFonts w:ascii="Times New Roman" w:eastAsia="Calibri" w:hAnsi="Times New Roman" w:cs="Times New Roman"/>
          <w:sz w:val="24"/>
          <w:szCs w:val="24"/>
          <w:lang w:val="vi-VN"/>
        </w:rPr>
        <w:t xml:space="preserve"> </w:t>
      </w:r>
    </w:p>
    <w:p w14:paraId="2765F624" w14:textId="77777777" w:rsidR="008D4FB9" w:rsidRPr="00592BB5" w:rsidRDefault="008D4FB9" w:rsidP="00EC29D3">
      <w:pPr>
        <w:spacing w:before="60" w:after="60" w:line="360" w:lineRule="auto"/>
        <w:ind w:left="720"/>
        <w:jc w:val="both"/>
        <w:rPr>
          <w:rFonts w:ascii="Times New Roman" w:eastAsia="Calibri" w:hAnsi="Times New Roman" w:cs="Times New Roman"/>
          <w:sz w:val="24"/>
          <w:szCs w:val="24"/>
        </w:rPr>
      </w:pPr>
      <w:r>
        <w:rPr>
          <w:rFonts w:ascii="Times New Roman" w:eastAsia="Calibri" w:hAnsi="Times New Roman" w:cs="Times New Roman"/>
          <w:sz w:val="24"/>
          <w:szCs w:val="24"/>
        </w:rPr>
        <w:t>FIM</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r>
      <w:r>
        <w:rPr>
          <w:rFonts w:ascii="Times New Roman" w:eastAsia="Calibri" w:hAnsi="Times New Roman" w:cs="Times New Roman"/>
          <w:sz w:val="24"/>
          <w:szCs w:val="24"/>
        </w:rPr>
        <w:t>Frequent itemset mining</w:t>
      </w:r>
    </w:p>
    <w:p w14:paraId="0DA08407" w14:textId="77777777" w:rsidR="008D4FB9" w:rsidRPr="00527233" w:rsidRDefault="008D4FB9" w:rsidP="00FD3556">
      <w:pPr>
        <w:spacing w:before="60" w:after="60" w:line="360" w:lineRule="auto"/>
        <w:ind w:firstLine="720"/>
        <w:jc w:val="both"/>
        <w:rPr>
          <w:rFonts w:ascii="Times New Roman" w:eastAsia="Calibri" w:hAnsi="Times New Roman" w:cs="Times New Roman"/>
          <w:sz w:val="24"/>
          <w:szCs w:val="24"/>
          <w:lang w:val="vi-VN"/>
        </w:rPr>
      </w:pPr>
      <w:r>
        <w:rPr>
          <w:rFonts w:ascii="Times New Roman" w:eastAsia="Calibri" w:hAnsi="Times New Roman" w:cs="Times New Roman"/>
          <w:sz w:val="24"/>
          <w:szCs w:val="24"/>
        </w:rPr>
        <w:t>PFI</w:t>
      </w:r>
      <w:r>
        <w:rPr>
          <w:rFonts w:ascii="Times New Roman" w:eastAsia="Calibri" w:hAnsi="Times New Roman" w:cs="Times New Roman"/>
          <w:sz w:val="24"/>
          <w:szCs w:val="24"/>
        </w:rPr>
        <w:tab/>
      </w:r>
      <w:r>
        <w:rPr>
          <w:rFonts w:ascii="Times New Roman" w:eastAsia="Calibri" w:hAnsi="Times New Roman" w:cs="Times New Roman"/>
          <w:sz w:val="24"/>
          <w:szCs w:val="24"/>
        </w:rPr>
        <w:tab/>
        <w:t>probabilistic frequent itemset</w:t>
      </w:r>
    </w:p>
    <w:p w14:paraId="61F5A807" w14:textId="77777777" w:rsidR="008D4FB9" w:rsidRDefault="008D4FB9" w:rsidP="00FD3556">
      <w:pPr>
        <w:pStyle w:val="Title1"/>
        <w:ind w:firstLine="720"/>
        <w:rPr>
          <w:rFonts w:ascii="Times New Roman" w:eastAsia="Calibri" w:hAnsi="Times New Roman" w:cs="Times New Roman"/>
          <w:sz w:val="24"/>
          <w:szCs w:val="24"/>
          <w:lang w:val="vi-VN"/>
        </w:rPr>
      </w:pPr>
      <w:r w:rsidRPr="00527233">
        <w:rPr>
          <w:rFonts w:ascii="Times New Roman" w:eastAsia="Calibri" w:hAnsi="Times New Roman" w:cs="Times New Roman"/>
          <w:sz w:val="24"/>
          <w:szCs w:val="24"/>
          <w:lang w:val="vi-VN"/>
        </w:rPr>
        <w:t>TH</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t>Trường hợp</w:t>
      </w:r>
    </w:p>
    <w:p w14:paraId="6382F9EB" w14:textId="77777777" w:rsidR="00FD3556" w:rsidRPr="00FD3556" w:rsidRDefault="00FD3556" w:rsidP="00FD3556">
      <w:pPr>
        <w:pStyle w:val="Title1"/>
        <w:ind w:firstLine="720"/>
        <w:rPr>
          <w:rFonts w:ascii="Times New Roman" w:eastAsia="Calibri" w:hAnsi="Times New Roman" w:cs="Times New Roman"/>
          <w:sz w:val="24"/>
          <w:szCs w:val="24"/>
          <w:lang w:val="vi-VN"/>
        </w:rPr>
      </w:pPr>
    </w:p>
    <w:p w14:paraId="54E98BD0" w14:textId="70751C67" w:rsidR="00B17979" w:rsidRPr="00600330" w:rsidRDefault="00FD3556" w:rsidP="00835F53">
      <w:pPr>
        <w:pStyle w:val="Title1"/>
        <w:ind w:firstLine="720"/>
        <w:rPr>
          <w:rFonts w:ascii="Times New Roman" w:eastAsia="Calibri" w:hAnsi="Times New Roman" w:cs="Times New Roman"/>
          <w:sz w:val="28"/>
          <w:szCs w:val="24"/>
          <w:lang w:val="vi-VN"/>
        </w:rPr>
      </w:pPr>
      <w:r>
        <w:rPr>
          <w:rFonts w:ascii="Times New Roman" w:eastAsia="Calibri" w:hAnsi="Times New Roman" w:cs="Times New Roman"/>
          <w:sz w:val="24"/>
          <w:szCs w:val="24"/>
          <w:lang w:val="vi-VN"/>
        </w:rPr>
        <w:tab/>
      </w:r>
      <w:r w:rsidR="00B17979">
        <w:br w:type="page"/>
      </w:r>
    </w:p>
    <w:p w14:paraId="1EA57DCF" w14:textId="77777777" w:rsidR="00B17979" w:rsidRPr="00C452AA" w:rsidRDefault="00B17979" w:rsidP="00243B79">
      <w:pPr>
        <w:pStyle w:val="Heading1"/>
      </w:pPr>
      <w:bookmarkStart w:id="11" w:name="_Toc155474095"/>
      <w:r>
        <w:lastRenderedPageBreak/>
        <w:t>Introduction</w:t>
      </w:r>
      <w:bookmarkEnd w:id="11"/>
    </w:p>
    <w:p w14:paraId="4DD84078" w14:textId="78AFF31D" w:rsidR="00B17979" w:rsidRPr="008B31C1" w:rsidRDefault="00B17979" w:rsidP="00724293">
      <w:pPr>
        <w:spacing w:after="120" w:line="480" w:lineRule="auto"/>
        <w:ind w:firstLine="720"/>
        <w:jc w:val="both"/>
        <w:rPr>
          <w:rFonts w:ascii="Times New Roman" w:hAnsi="Times New Roman" w:cs="Times New Roman"/>
          <w:sz w:val="24"/>
          <w:szCs w:val="24"/>
        </w:rPr>
      </w:pPr>
      <w:r w:rsidRPr="008E3CA1">
        <w:rPr>
          <w:rFonts w:ascii="Times New Roman" w:hAnsi="Times New Roman" w:cs="Times New Roman"/>
          <w:sz w:val="24"/>
          <w:szCs w:val="24"/>
        </w:rPr>
        <w:t xml:space="preserve">Khám phá các </w:t>
      </w:r>
      <w:r>
        <w:rPr>
          <w:rFonts w:ascii="Times New Roman" w:hAnsi="Times New Roman" w:cs="Times New Roman"/>
          <w:sz w:val="24"/>
          <w:szCs w:val="24"/>
        </w:rPr>
        <w:t>weighted probabilistic frequent itemsets (</w:t>
      </w:r>
      <w:r w:rsidR="009D3BA5">
        <w:rPr>
          <w:rFonts w:ascii="Times New Roman" w:hAnsi="Times New Roman" w:cs="Times New Roman"/>
          <w:sz w:val="24"/>
          <w:szCs w:val="24"/>
        </w:rPr>
        <w:t>wPFIs</w:t>
      </w:r>
      <w:r>
        <w:rPr>
          <w:rFonts w:ascii="Times New Roman" w:hAnsi="Times New Roman" w:cs="Times New Roman"/>
          <w:sz w:val="24"/>
          <w:szCs w:val="24"/>
        </w:rPr>
        <w:t xml:space="preserve">) </w:t>
      </w:r>
      <w:r w:rsidRPr="008E3CA1">
        <w:rPr>
          <w:rFonts w:ascii="Times New Roman" w:hAnsi="Times New Roman" w:cs="Times New Roman"/>
          <w:sz w:val="24"/>
          <w:szCs w:val="24"/>
        </w:rPr>
        <w:t xml:space="preserve">là một nhiệm vụ cơ bản trong </w:t>
      </w:r>
      <w:r>
        <w:rPr>
          <w:rFonts w:ascii="Times New Roman" w:hAnsi="Times New Roman" w:cs="Times New Roman"/>
          <w:sz w:val="24"/>
          <w:szCs w:val="24"/>
        </w:rPr>
        <w:t xml:space="preserve">data mining </w:t>
      </w:r>
      <w:r w:rsidRPr="008E3CA1">
        <w:rPr>
          <w:rFonts w:ascii="Times New Roman" w:hAnsi="Times New Roman" w:cs="Times New Roman"/>
          <w:sz w:val="24"/>
          <w:szCs w:val="24"/>
        </w:rPr>
        <w:t xml:space="preserve">và có ứng dụng trong nhiều lĩnh vực khác nhau như phân tích giỏ hàng thị trường, hệ thống khuyến nghị và phân tích lưu lượng mạng. Không giống như </w:t>
      </w:r>
      <w:r>
        <w:rPr>
          <w:rFonts w:ascii="Times New Roman" w:hAnsi="Times New Roman" w:cs="Times New Roman"/>
          <w:sz w:val="24"/>
          <w:szCs w:val="24"/>
        </w:rPr>
        <w:t xml:space="preserve">frequent itemset mining (FIM) </w:t>
      </w:r>
      <w:r w:rsidRPr="008E3CA1">
        <w:rPr>
          <w:rFonts w:ascii="Times New Roman" w:hAnsi="Times New Roman" w:cs="Times New Roman"/>
          <w:sz w:val="24"/>
          <w:szCs w:val="24"/>
        </w:rPr>
        <w:t xml:space="preserve">truyền thống, trong đó mỗi </w:t>
      </w:r>
      <w:r>
        <w:rPr>
          <w:rFonts w:ascii="Times New Roman" w:hAnsi="Times New Roman" w:cs="Times New Roman"/>
          <w:sz w:val="24"/>
          <w:szCs w:val="24"/>
        </w:rPr>
        <w:t>item</w:t>
      </w:r>
      <w:r w:rsidRPr="008E3CA1">
        <w:rPr>
          <w:rFonts w:ascii="Times New Roman" w:hAnsi="Times New Roman" w:cs="Times New Roman"/>
          <w:sz w:val="24"/>
          <w:szCs w:val="24"/>
        </w:rPr>
        <w:t xml:space="preserve"> có cùng </w:t>
      </w:r>
      <w:r>
        <w:rPr>
          <w:rFonts w:ascii="Times New Roman" w:hAnsi="Times New Roman" w:cs="Times New Roman"/>
          <w:sz w:val="24"/>
          <w:szCs w:val="24"/>
        </w:rPr>
        <w:t>weight</w:t>
      </w:r>
      <w:r w:rsidRPr="008E3CA1">
        <w:rPr>
          <w:rFonts w:ascii="Times New Roman" w:hAnsi="Times New Roman" w:cs="Times New Roman"/>
          <w:sz w:val="24"/>
          <w:szCs w:val="24"/>
        </w:rPr>
        <w:t xml:space="preserve">, khai thác </w:t>
      </w:r>
      <w:r>
        <w:rPr>
          <w:rFonts w:ascii="Times New Roman" w:hAnsi="Times New Roman" w:cs="Times New Roman"/>
          <w:sz w:val="24"/>
          <w:szCs w:val="24"/>
        </w:rPr>
        <w:t xml:space="preserve">các weighted frequent itemsets </w:t>
      </w:r>
      <w:r w:rsidRPr="008E3CA1">
        <w:rPr>
          <w:rFonts w:ascii="Times New Roman" w:hAnsi="Times New Roman" w:cs="Times New Roman"/>
          <w:sz w:val="24"/>
          <w:szCs w:val="24"/>
        </w:rPr>
        <w:t xml:space="preserve">xem xét tầm quan trọng hoặc tầm quan trọng của từng </w:t>
      </w:r>
      <w:r>
        <w:rPr>
          <w:rFonts w:ascii="Times New Roman" w:hAnsi="Times New Roman" w:cs="Times New Roman"/>
          <w:sz w:val="24"/>
          <w:szCs w:val="24"/>
        </w:rPr>
        <w:t xml:space="preserve">item </w:t>
      </w:r>
      <w:r w:rsidRPr="008E3CA1">
        <w:rPr>
          <w:rFonts w:ascii="Times New Roman" w:hAnsi="Times New Roman" w:cs="Times New Roman"/>
          <w:sz w:val="24"/>
          <w:szCs w:val="24"/>
        </w:rPr>
        <w:t>trong</w:t>
      </w:r>
      <w:r>
        <w:rPr>
          <w:rFonts w:ascii="Times New Roman" w:hAnsi="Times New Roman" w:cs="Times New Roman"/>
          <w:sz w:val="24"/>
          <w:szCs w:val="24"/>
        </w:rPr>
        <w:t xml:space="preserve"> từng itemset</w:t>
      </w:r>
      <w:r w:rsidRPr="008E3CA1">
        <w:rPr>
          <w:rFonts w:ascii="Times New Roman" w:hAnsi="Times New Roman" w:cs="Times New Roman"/>
          <w:sz w:val="24"/>
          <w:szCs w:val="24"/>
        </w:rPr>
        <w:t>. Việc gán</w:t>
      </w:r>
      <w:r>
        <w:rPr>
          <w:rFonts w:ascii="Times New Roman" w:hAnsi="Times New Roman" w:cs="Times New Roman"/>
          <w:sz w:val="24"/>
          <w:szCs w:val="24"/>
        </w:rPr>
        <w:t xml:space="preserve"> weight</w:t>
      </w:r>
      <w:r w:rsidRPr="008E3CA1">
        <w:rPr>
          <w:rFonts w:ascii="Times New Roman" w:hAnsi="Times New Roman" w:cs="Times New Roman"/>
          <w:sz w:val="24"/>
          <w:szCs w:val="24"/>
        </w:rPr>
        <w:t xml:space="preserve"> này cho phép chúng tôi khám phá các </w:t>
      </w:r>
      <w:r>
        <w:rPr>
          <w:rFonts w:ascii="Times New Roman" w:hAnsi="Times New Roman" w:cs="Times New Roman"/>
          <w:sz w:val="24"/>
          <w:szCs w:val="24"/>
        </w:rPr>
        <w:t>itemset</w:t>
      </w:r>
      <w:r w:rsidRPr="008E3CA1">
        <w:rPr>
          <w:rFonts w:ascii="Times New Roman" w:hAnsi="Times New Roman" w:cs="Times New Roman"/>
          <w:sz w:val="24"/>
          <w:szCs w:val="24"/>
        </w:rPr>
        <w:t xml:space="preserve"> có ý nghĩa phản ánh sở thích, mức độ ưu tiên hoặc điểm mạnh cơ bản liên quan đến từng </w:t>
      </w:r>
      <w:r>
        <w:rPr>
          <w:rFonts w:ascii="Times New Roman" w:hAnsi="Times New Roman" w:cs="Times New Roman"/>
          <w:sz w:val="24"/>
          <w:szCs w:val="24"/>
        </w:rPr>
        <w:t>item</w:t>
      </w:r>
      <w:r w:rsidRPr="008B31C1">
        <w:rPr>
          <w:rFonts w:ascii="Times New Roman" w:hAnsi="Times New Roman" w:cs="Times New Roman"/>
          <w:sz w:val="24"/>
          <w:szCs w:val="24"/>
        </w:rPr>
        <w:t>.</w:t>
      </w:r>
    </w:p>
    <w:p w14:paraId="7C2E265D" w14:textId="195886A6" w:rsidR="00B17979" w:rsidRDefault="00B17979" w:rsidP="006F4D04">
      <w:pPr>
        <w:spacing w:after="120" w:line="480" w:lineRule="auto"/>
        <w:ind w:firstLine="720"/>
        <w:jc w:val="both"/>
        <w:rPr>
          <w:rFonts w:ascii="Times New Roman" w:hAnsi="Times New Roman" w:cs="Times New Roman"/>
          <w:sz w:val="24"/>
          <w:szCs w:val="24"/>
        </w:rPr>
      </w:pPr>
      <w:r w:rsidRPr="008E3CA1">
        <w:rPr>
          <w:rFonts w:ascii="Times New Roman" w:hAnsi="Times New Roman" w:cs="Times New Roman"/>
          <w:sz w:val="24"/>
          <w:szCs w:val="24"/>
        </w:rPr>
        <w:t xml:space="preserve">Trong bài </w:t>
      </w:r>
      <w:r>
        <w:rPr>
          <w:rFonts w:ascii="Times New Roman" w:hAnsi="Times New Roman" w:cs="Times New Roman"/>
          <w:sz w:val="24"/>
          <w:szCs w:val="24"/>
        </w:rPr>
        <w:t>báo cáo</w:t>
      </w:r>
      <w:r w:rsidRPr="008E3CA1">
        <w:rPr>
          <w:rFonts w:ascii="Times New Roman" w:hAnsi="Times New Roman" w:cs="Times New Roman"/>
          <w:sz w:val="24"/>
          <w:szCs w:val="24"/>
        </w:rPr>
        <w:t xml:space="preserve"> này, chúng tôi </w:t>
      </w:r>
      <w:r>
        <w:rPr>
          <w:rFonts w:ascii="Times New Roman" w:hAnsi="Times New Roman" w:cs="Times New Roman"/>
          <w:sz w:val="24"/>
          <w:szCs w:val="24"/>
        </w:rPr>
        <w:t xml:space="preserve">cài đặt </w:t>
      </w:r>
      <w:r w:rsidRPr="008E3CA1">
        <w:rPr>
          <w:rFonts w:ascii="Times New Roman" w:hAnsi="Times New Roman" w:cs="Times New Roman"/>
          <w:sz w:val="24"/>
          <w:szCs w:val="24"/>
        </w:rPr>
        <w:t>các thuật toán và kỹ thuật khác nhau đã được phát triển</w:t>
      </w:r>
      <w:r>
        <w:rPr>
          <w:rFonts w:ascii="Times New Roman" w:hAnsi="Times New Roman" w:cs="Times New Roman"/>
          <w:sz w:val="24"/>
          <w:szCs w:val="24"/>
        </w:rPr>
        <w:t xml:space="preserve"> trong bài báo </w:t>
      </w:r>
      <w:sdt>
        <w:sdtPr>
          <w:rPr>
            <w:rFonts w:ascii="Times New Roman" w:hAnsi="Times New Roman" w:cs="Times New Roman"/>
            <w:color w:val="000000"/>
            <w:sz w:val="24"/>
            <w:szCs w:val="24"/>
          </w:rPr>
          <w:tag w:val="MENDELEY_CITATION_v3_eyJjaXRhdGlvbklEIjoiTUVOREVMRVlfQ0lUQVRJT05fMWMwNWYyMjktMWM5OS00ZGMzLTllYmItZTFmNjc4NTVjODI1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
          <w:id w:val="-310484321"/>
          <w:placeholder>
            <w:docPart w:val="DefaultPlaceholder_-1854013440"/>
          </w:placeholder>
        </w:sdtPr>
        <w:sdtContent>
          <w:r w:rsidR="008E1855" w:rsidRPr="008E1855">
            <w:rPr>
              <w:rFonts w:ascii="Times New Roman" w:hAnsi="Times New Roman" w:cs="Times New Roman"/>
              <w:color w:val="000000"/>
              <w:sz w:val="24"/>
              <w:szCs w:val="24"/>
            </w:rPr>
            <w:t>[1]</w:t>
          </w:r>
        </w:sdtContent>
      </w:sdt>
      <w:r w:rsidRPr="008E3CA1">
        <w:rPr>
          <w:rFonts w:ascii="Times New Roman" w:hAnsi="Times New Roman" w:cs="Times New Roman"/>
          <w:sz w:val="24"/>
          <w:szCs w:val="24"/>
        </w:rPr>
        <w:t xml:space="preserve"> để</w:t>
      </w:r>
      <w:r>
        <w:rPr>
          <w:rFonts w:ascii="Times New Roman" w:hAnsi="Times New Roman" w:cs="Times New Roman"/>
          <w:sz w:val="24"/>
          <w:szCs w:val="24"/>
        </w:rPr>
        <w:t xml:space="preserve"> thực hiện khai phá các </w:t>
      </w:r>
      <w:r w:rsidR="009D3BA5">
        <w:rPr>
          <w:rFonts w:ascii="Times New Roman" w:hAnsi="Times New Roman" w:cs="Times New Roman"/>
          <w:sz w:val="24"/>
          <w:szCs w:val="24"/>
        </w:rPr>
        <w:t>WPFIs</w:t>
      </w:r>
      <w:r w:rsidRPr="008E3CA1">
        <w:rPr>
          <w:rFonts w:ascii="Times New Roman" w:hAnsi="Times New Roman" w:cs="Times New Roman"/>
          <w:sz w:val="24"/>
          <w:szCs w:val="24"/>
        </w:rPr>
        <w:t xml:space="preserve">. Chúng tôi </w:t>
      </w:r>
      <w:r>
        <w:rPr>
          <w:rFonts w:ascii="Times New Roman" w:hAnsi="Times New Roman" w:cs="Times New Roman"/>
          <w:sz w:val="24"/>
          <w:szCs w:val="24"/>
        </w:rPr>
        <w:t xml:space="preserve">cũng </w:t>
      </w:r>
      <w:r w:rsidRPr="008E3CA1">
        <w:rPr>
          <w:rFonts w:ascii="Times New Roman" w:hAnsi="Times New Roman" w:cs="Times New Roman"/>
          <w:sz w:val="24"/>
          <w:szCs w:val="24"/>
        </w:rPr>
        <w:t xml:space="preserve">thảo luận </w:t>
      </w:r>
      <w:r>
        <w:rPr>
          <w:rFonts w:ascii="Times New Roman" w:hAnsi="Times New Roman" w:cs="Times New Roman"/>
          <w:sz w:val="24"/>
          <w:szCs w:val="24"/>
        </w:rPr>
        <w:t>về khác nhau giữ độ phức tạp thực tế so với lý thuyết trong việc cài đặt thuật toán khám phá</w:t>
      </w:r>
      <w:r w:rsidRPr="008E3CA1">
        <w:rPr>
          <w:rFonts w:ascii="Times New Roman" w:hAnsi="Times New Roman" w:cs="Times New Roman"/>
          <w:sz w:val="24"/>
          <w:szCs w:val="24"/>
        </w:rPr>
        <w:t xml:space="preserve"> các </w:t>
      </w:r>
      <w:r w:rsidR="009D3BA5">
        <w:rPr>
          <w:rFonts w:ascii="Times New Roman" w:hAnsi="Times New Roman" w:cs="Times New Roman"/>
          <w:sz w:val="24"/>
          <w:szCs w:val="24"/>
        </w:rPr>
        <w:t>WPFIs</w:t>
      </w:r>
      <w:r w:rsidRPr="008E3CA1">
        <w:rPr>
          <w:rFonts w:ascii="Times New Roman" w:hAnsi="Times New Roman" w:cs="Times New Roman"/>
          <w:sz w:val="24"/>
          <w:szCs w:val="24"/>
        </w:rPr>
        <w:t>.</w:t>
      </w:r>
    </w:p>
    <w:p w14:paraId="1182B7C6" w14:textId="77777777" w:rsidR="00B17979" w:rsidRPr="00C452AA" w:rsidRDefault="00B17979" w:rsidP="00384668">
      <w:pPr>
        <w:pStyle w:val="Heading1"/>
      </w:pPr>
      <w:bookmarkStart w:id="12" w:name="_Toc155474096"/>
      <w:r>
        <w:t>Related works</w:t>
      </w:r>
      <w:bookmarkEnd w:id="12"/>
    </w:p>
    <w:p w14:paraId="5ED0CF51" w14:textId="6CE28842" w:rsidR="00B17979" w:rsidRPr="00443C0B" w:rsidRDefault="00B17979" w:rsidP="0038466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Như đã đề cập trong bài báo cáo này chúng tôi</w:t>
      </w:r>
      <w:r w:rsidR="000718B0">
        <w:rPr>
          <w:rFonts w:ascii="Times New Roman" w:hAnsi="Times New Roman" w:cs="Times New Roman"/>
          <w:sz w:val="24"/>
          <w:szCs w:val="24"/>
        </w:rPr>
        <w:t xml:space="preserve"> chủ yếu</w:t>
      </w:r>
      <w:r>
        <w:rPr>
          <w:rFonts w:ascii="Times New Roman" w:hAnsi="Times New Roman" w:cs="Times New Roman"/>
          <w:sz w:val="24"/>
          <w:szCs w:val="24"/>
        </w:rPr>
        <w:t xml:space="preserve"> triển khai cài đặt các thuật toán đã có trong bài báo </w:t>
      </w:r>
      <w:sdt>
        <w:sdtPr>
          <w:rPr>
            <w:rFonts w:ascii="Times New Roman" w:hAnsi="Times New Roman" w:cs="Times New Roman"/>
            <w:color w:val="000000"/>
            <w:sz w:val="24"/>
            <w:szCs w:val="24"/>
          </w:rPr>
          <w:tag w:val="MENDELEY_CITATION_v3_eyJjaXRhdGlvbklEIjoiTUVOREVMRVlfQ0lUQVRJT05fYzdkOTQ2OWEtZTA5YS00ZmQyLThiODMtODQ5N2UwZGFkNzc5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
          <w:id w:val="1987055711"/>
          <w:placeholder>
            <w:docPart w:val="DefaultPlaceholder_-1854013440"/>
          </w:placeholder>
        </w:sdtPr>
        <w:sdtContent>
          <w:r w:rsidR="008E1855" w:rsidRPr="008E1855">
            <w:rPr>
              <w:rFonts w:ascii="Times New Roman" w:hAnsi="Times New Roman" w:cs="Times New Roman"/>
              <w:color w:val="000000"/>
              <w:sz w:val="24"/>
              <w:szCs w:val="24"/>
            </w:rPr>
            <w:t>[1]</w:t>
          </w:r>
        </w:sdtContent>
      </w:sdt>
      <w:r w:rsidRPr="00443C0B">
        <w:rPr>
          <w:rFonts w:ascii="Times New Roman" w:hAnsi="Times New Roman" w:cs="Times New Roman"/>
          <w:sz w:val="24"/>
          <w:szCs w:val="24"/>
        </w:rPr>
        <w:t>.</w:t>
      </w:r>
      <w:r w:rsidR="000718B0">
        <w:rPr>
          <w:rFonts w:ascii="Times New Roman" w:hAnsi="Times New Roman" w:cs="Times New Roman"/>
          <w:sz w:val="24"/>
          <w:szCs w:val="24"/>
        </w:rPr>
        <w:t xml:space="preserve"> Bài báo này đưa ra framework Aprioi dành cho việc tìm kiếm các </w:t>
      </w:r>
      <w:r w:rsidR="009D3BA5">
        <w:rPr>
          <w:rFonts w:ascii="Times New Roman" w:hAnsi="Times New Roman" w:cs="Times New Roman"/>
          <w:sz w:val="24"/>
          <w:szCs w:val="24"/>
        </w:rPr>
        <w:t>wPFIs</w:t>
      </w:r>
      <w:r w:rsidR="000718B0">
        <w:rPr>
          <w:rFonts w:ascii="Times New Roman" w:hAnsi="Times New Roman" w:cs="Times New Roman"/>
          <w:sz w:val="24"/>
          <w:szCs w:val="24"/>
        </w:rPr>
        <w:t xml:space="preserve"> đây là một trong những thuật toán chính được chúng tôi cài đặt. Một trong những thuật toán quan trọng để loại bỏ các itemsets không phải là WPFI cũng được bài báo này đưa ra và được cài đặt </w:t>
      </w:r>
      <w:r w:rsidR="001D5117">
        <w:rPr>
          <w:rFonts w:ascii="Times New Roman" w:hAnsi="Times New Roman" w:cs="Times New Roman"/>
          <w:sz w:val="24"/>
          <w:szCs w:val="24"/>
        </w:rPr>
        <w:t xml:space="preserve">theo thuật toán được đưa ra </w:t>
      </w:r>
      <w:r w:rsidR="000718B0">
        <w:rPr>
          <w:rFonts w:ascii="Times New Roman" w:hAnsi="Times New Roman" w:cs="Times New Roman"/>
          <w:sz w:val="24"/>
          <w:szCs w:val="24"/>
        </w:rPr>
        <w:t>thông qua bài báo</w:t>
      </w:r>
      <w:r w:rsidR="001D511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"/>
          <w:id w:val="706685177"/>
          <w:placeholder>
            <w:docPart w:val="DefaultPlaceholder_-1854013440"/>
          </w:placeholder>
        </w:sdtPr>
        <w:sdtContent>
          <w:r w:rsidR="008E1855" w:rsidRPr="008E1855">
            <w:rPr>
              <w:rFonts w:ascii="Times New Roman" w:hAnsi="Times New Roman" w:cs="Times New Roman"/>
              <w:color w:val="000000"/>
              <w:sz w:val="24"/>
              <w:szCs w:val="24"/>
            </w:rPr>
            <w:t>[2]</w:t>
          </w:r>
        </w:sdtContent>
      </w:sdt>
      <w:r w:rsidR="000718B0">
        <w:rPr>
          <w:rFonts w:ascii="Times New Roman" w:hAnsi="Times New Roman" w:cs="Times New Roman"/>
          <w:sz w:val="24"/>
          <w:szCs w:val="24"/>
        </w:rPr>
        <w:t xml:space="preserve"> </w:t>
      </w:r>
      <w:r w:rsidR="00A34914">
        <w:rPr>
          <w:rFonts w:ascii="Times New Roman" w:hAnsi="Times New Roman" w:cs="Times New Roman"/>
          <w:sz w:val="24"/>
          <w:szCs w:val="24"/>
        </w:rPr>
        <w:t>.</w:t>
      </w:r>
    </w:p>
    <w:p w14:paraId="567C619F" w14:textId="77777777" w:rsidR="00B17979" w:rsidRDefault="00B17979" w:rsidP="00270B0B">
      <w:pPr>
        <w:pStyle w:val="Heading1"/>
      </w:pPr>
      <w:bookmarkStart w:id="13" w:name="_Toc155474097"/>
      <w:r w:rsidRPr="00270B0B">
        <w:t>Preliminaries and Problem Statements</w:t>
      </w:r>
      <w:bookmarkEnd w:id="13"/>
    </w:p>
    <w:p w14:paraId="06CE42C8" w14:textId="26AE5D36" w:rsidR="001D5117" w:rsidRDefault="001D5117" w:rsidP="009D5B74">
      <w:pPr>
        <w:spacing w:line="480" w:lineRule="auto"/>
        <w:ind w:firstLine="720"/>
        <w:rPr>
          <w:sz w:val="24"/>
          <w:szCs w:val="24"/>
        </w:rPr>
      </w:pPr>
      <w:r w:rsidRPr="009D5B74">
        <w:rPr>
          <w:sz w:val="24"/>
          <w:szCs w:val="24"/>
        </w:rPr>
        <w:t xml:space="preserve">Vấn đề phát hiện các </w:t>
      </w:r>
      <w:r w:rsidR="0078264D">
        <w:rPr>
          <w:sz w:val="24"/>
          <w:szCs w:val="24"/>
        </w:rPr>
        <w:t xml:space="preserve">wPFI </w:t>
      </w:r>
      <w:r w:rsidRPr="009D5B74">
        <w:rPr>
          <w:sz w:val="24"/>
          <w:szCs w:val="24"/>
        </w:rPr>
        <w:t xml:space="preserve">phát sinh khi các kỹ thuật </w:t>
      </w:r>
      <w:r w:rsidR="009D5B74">
        <w:rPr>
          <w:sz w:val="24"/>
          <w:szCs w:val="24"/>
        </w:rPr>
        <w:t xml:space="preserve">FMI </w:t>
      </w:r>
      <w:r w:rsidRPr="009D5B74">
        <w:rPr>
          <w:sz w:val="24"/>
          <w:szCs w:val="24"/>
        </w:rPr>
        <w:t xml:space="preserve">truyền thống không còn phù hợp do các </w:t>
      </w:r>
      <w:r w:rsidR="009D5B74">
        <w:rPr>
          <w:sz w:val="24"/>
          <w:szCs w:val="24"/>
        </w:rPr>
        <w:t>weight</w:t>
      </w:r>
      <w:r w:rsidRPr="009D5B74">
        <w:rPr>
          <w:sz w:val="24"/>
          <w:szCs w:val="24"/>
        </w:rPr>
        <w:t xml:space="preserve"> bằng nhau được gán cho mỗi</w:t>
      </w:r>
      <w:r w:rsidR="0078264D">
        <w:rPr>
          <w:sz w:val="24"/>
          <w:szCs w:val="24"/>
        </w:rPr>
        <w:t xml:space="preserve"> item</w:t>
      </w:r>
      <w:r w:rsidRPr="009D5B74">
        <w:rPr>
          <w:sz w:val="24"/>
          <w:szCs w:val="24"/>
        </w:rPr>
        <w:t xml:space="preserve">. Trong nhiều tình huống thực tế, tầm quan </w:t>
      </w:r>
      <w:r w:rsidR="0078264D">
        <w:rPr>
          <w:sz w:val="24"/>
          <w:szCs w:val="24"/>
        </w:rPr>
        <w:t>weight</w:t>
      </w:r>
      <w:r w:rsidRPr="009D5B74">
        <w:rPr>
          <w:sz w:val="24"/>
          <w:szCs w:val="24"/>
        </w:rPr>
        <w:t xml:space="preserve"> của các </w:t>
      </w:r>
      <w:r w:rsidR="009D5B74">
        <w:rPr>
          <w:sz w:val="24"/>
          <w:szCs w:val="24"/>
        </w:rPr>
        <w:lastRenderedPageBreak/>
        <w:t xml:space="preserve">items trong các itemsets </w:t>
      </w:r>
      <w:r w:rsidRPr="009D5B74">
        <w:rPr>
          <w:sz w:val="24"/>
          <w:szCs w:val="24"/>
        </w:rPr>
        <w:t xml:space="preserve">có thể khác nhau và việc xem xét các </w:t>
      </w:r>
      <w:r w:rsidR="0078264D">
        <w:rPr>
          <w:sz w:val="24"/>
          <w:szCs w:val="24"/>
        </w:rPr>
        <w:t xml:space="preserve">weight </w:t>
      </w:r>
      <w:r w:rsidRPr="009D5B74">
        <w:rPr>
          <w:sz w:val="24"/>
          <w:szCs w:val="24"/>
        </w:rPr>
        <w:t>này trở nên quan trọng để phân tích và ra quyết định chính xác.</w:t>
      </w:r>
    </w:p>
    <w:p w14:paraId="128EC446" w14:textId="37CB23A9" w:rsidR="009D5B74" w:rsidRDefault="009D5B74" w:rsidP="009D5B74">
      <w:pPr>
        <w:spacing w:line="480" w:lineRule="auto"/>
        <w:ind w:firstLine="720"/>
        <w:rPr>
          <w:sz w:val="24"/>
          <w:szCs w:val="24"/>
        </w:rPr>
      </w:pPr>
      <w:r w:rsidRPr="009D5B74">
        <w:rPr>
          <w:sz w:val="24"/>
          <w:szCs w:val="24"/>
        </w:rPr>
        <w:t xml:space="preserve">Thách thức chính nằm ở việc xác định </w:t>
      </w:r>
      <w:r>
        <w:rPr>
          <w:sz w:val="24"/>
          <w:szCs w:val="24"/>
        </w:rPr>
        <w:t xml:space="preserve">nhanh chóng </w:t>
      </w:r>
      <w:r w:rsidRPr="009D5B74">
        <w:rPr>
          <w:sz w:val="24"/>
          <w:szCs w:val="24"/>
        </w:rPr>
        <w:t xml:space="preserve">các </w:t>
      </w:r>
      <w:r w:rsidR="009D3BA5">
        <w:rPr>
          <w:sz w:val="24"/>
          <w:szCs w:val="24"/>
        </w:rPr>
        <w:t>wP</w:t>
      </w:r>
      <w:r>
        <w:rPr>
          <w:sz w:val="24"/>
          <w:szCs w:val="24"/>
        </w:rPr>
        <w:t>FIs</w:t>
      </w:r>
      <w:r w:rsidRPr="009D5B74">
        <w:rPr>
          <w:sz w:val="24"/>
          <w:szCs w:val="24"/>
        </w:rPr>
        <w:t xml:space="preserve">. Không giống </w:t>
      </w:r>
      <w:r>
        <w:rPr>
          <w:sz w:val="24"/>
          <w:szCs w:val="24"/>
        </w:rPr>
        <w:t>FIM</w:t>
      </w:r>
      <w:r w:rsidRPr="009D5B74">
        <w:rPr>
          <w:sz w:val="24"/>
          <w:szCs w:val="24"/>
        </w:rPr>
        <w:t xml:space="preserve"> truyền thống, </w:t>
      </w:r>
      <w:r w:rsidR="0078264D">
        <w:rPr>
          <w:sz w:val="24"/>
          <w:szCs w:val="24"/>
        </w:rPr>
        <w:t>nó</w:t>
      </w:r>
      <w:r w:rsidRPr="009D5B74">
        <w:rPr>
          <w:sz w:val="24"/>
          <w:szCs w:val="24"/>
        </w:rPr>
        <w:t xml:space="preserve"> chỉ tập trung vào tần suất, việc </w:t>
      </w:r>
      <w:r w:rsidR="00FD3556">
        <w:rPr>
          <w:sz w:val="24"/>
          <w:szCs w:val="24"/>
        </w:rPr>
        <w:t>FI</w:t>
      </w:r>
      <w:r w:rsidRPr="009D5B74">
        <w:rPr>
          <w:sz w:val="24"/>
          <w:szCs w:val="24"/>
        </w:rPr>
        <w:t xml:space="preserve"> có</w:t>
      </w:r>
      <w:r w:rsidR="00FD3556">
        <w:rPr>
          <w:sz w:val="24"/>
          <w:szCs w:val="24"/>
        </w:rPr>
        <w:t xml:space="preserve"> weight</w:t>
      </w:r>
      <w:r w:rsidRPr="009D5B74">
        <w:rPr>
          <w:sz w:val="24"/>
          <w:szCs w:val="24"/>
        </w:rPr>
        <w:t xml:space="preserve"> yêu cầu một cách tiếp cận khác kết hợp thông tin</w:t>
      </w:r>
      <w:r w:rsidR="00FD3556">
        <w:rPr>
          <w:sz w:val="24"/>
          <w:szCs w:val="24"/>
        </w:rPr>
        <w:t xml:space="preserve"> weight</w:t>
      </w:r>
      <w:r w:rsidRPr="009D5B74">
        <w:rPr>
          <w:sz w:val="24"/>
          <w:szCs w:val="24"/>
        </w:rPr>
        <w:t xml:space="preserve">. Vấn đề này càng trở nên phức tạp hơn khi kích thước </w:t>
      </w:r>
      <w:r w:rsidR="00FD3556">
        <w:rPr>
          <w:sz w:val="24"/>
          <w:szCs w:val="24"/>
        </w:rPr>
        <w:t>dataset</w:t>
      </w:r>
      <w:r w:rsidRPr="009D5B74">
        <w:rPr>
          <w:sz w:val="24"/>
          <w:szCs w:val="24"/>
        </w:rPr>
        <w:t xml:space="preserve"> tăng lên và số lượng</w:t>
      </w:r>
      <w:r w:rsidR="00FD3556">
        <w:rPr>
          <w:sz w:val="24"/>
          <w:szCs w:val="24"/>
        </w:rPr>
        <w:t xml:space="preserve"> item</w:t>
      </w:r>
      <w:r w:rsidRPr="009D5B74">
        <w:rPr>
          <w:sz w:val="24"/>
          <w:szCs w:val="24"/>
        </w:rPr>
        <w:t xml:space="preserve"> cũng như</w:t>
      </w:r>
      <w:r w:rsidR="00FD3556">
        <w:rPr>
          <w:sz w:val="24"/>
          <w:szCs w:val="24"/>
        </w:rPr>
        <w:t xml:space="preserve"> weight</w:t>
      </w:r>
      <w:r w:rsidRPr="009D5B74">
        <w:rPr>
          <w:sz w:val="24"/>
          <w:szCs w:val="24"/>
        </w:rPr>
        <w:t xml:space="preserve"> liên quan của chúng tăng lên.</w:t>
      </w:r>
    </w:p>
    <w:p w14:paraId="43883D9D" w14:textId="4D29A0FE" w:rsidR="00FD3556" w:rsidRDefault="00FD3556" w:rsidP="009D5B74">
      <w:pPr>
        <w:spacing w:line="480" w:lineRule="auto"/>
        <w:ind w:firstLine="720"/>
        <w:rPr>
          <w:sz w:val="24"/>
          <w:szCs w:val="24"/>
        </w:rPr>
      </w:pPr>
      <w:r w:rsidRPr="00FD3556">
        <w:rPr>
          <w:sz w:val="24"/>
          <w:szCs w:val="24"/>
        </w:rPr>
        <w:t>Một thách thức khác là xác định ngưỡng</w:t>
      </w:r>
      <w:r>
        <w:rPr>
          <w:sz w:val="24"/>
          <w:szCs w:val="24"/>
        </w:rPr>
        <w:t xml:space="preserve"> (threshold)</w:t>
      </w:r>
      <w:r w:rsidRPr="00FD3556">
        <w:rPr>
          <w:sz w:val="24"/>
          <w:szCs w:val="24"/>
        </w:rPr>
        <w:t xml:space="preserve"> hoặc giá trị hỗ trợ thích hợp</w:t>
      </w:r>
      <w:r>
        <w:rPr>
          <w:sz w:val="24"/>
          <w:szCs w:val="24"/>
        </w:rPr>
        <w:t xml:space="preserve"> (minimum support)</w:t>
      </w:r>
      <w:r w:rsidRPr="00FD3556">
        <w:rPr>
          <w:sz w:val="24"/>
          <w:szCs w:val="24"/>
        </w:rPr>
        <w:t xml:space="preserve"> để xác định tầm quan trọng của</w:t>
      </w:r>
      <w:r>
        <w:rPr>
          <w:sz w:val="24"/>
          <w:szCs w:val="24"/>
        </w:rPr>
        <w:t xml:space="preserve"> wPFI</w:t>
      </w:r>
      <w:r w:rsidRPr="00FD3556">
        <w:rPr>
          <w:sz w:val="24"/>
          <w:szCs w:val="24"/>
        </w:rPr>
        <w:t xml:space="preserve">. Các biện pháp hỗ trợ truyền thống chỉ dựa trên tần suất có thể không phù hợp </w:t>
      </w:r>
      <w:r w:rsidR="009E7270">
        <w:rPr>
          <w:sz w:val="24"/>
          <w:szCs w:val="24"/>
        </w:rPr>
        <w:t>cho việc khám phá wPFI</w:t>
      </w:r>
      <w:r w:rsidRPr="00FD3556">
        <w:rPr>
          <w:sz w:val="24"/>
          <w:szCs w:val="24"/>
        </w:rPr>
        <w:t xml:space="preserve"> này vì</w:t>
      </w:r>
      <w:r w:rsidR="009E7270">
        <w:rPr>
          <w:sz w:val="24"/>
          <w:szCs w:val="24"/>
        </w:rPr>
        <w:t xml:space="preserve"> các</w:t>
      </w:r>
      <w:r w:rsidR="009D3BA5">
        <w:rPr>
          <w:sz w:val="24"/>
          <w:szCs w:val="24"/>
        </w:rPr>
        <w:t xml:space="preserve"> biện pháp</w:t>
      </w:r>
      <w:r w:rsidR="009E7270">
        <w:rPr>
          <w:sz w:val="24"/>
          <w:szCs w:val="24"/>
        </w:rPr>
        <w:t xml:space="preserve"> truyền thống</w:t>
      </w:r>
      <w:r w:rsidRPr="00FD3556">
        <w:rPr>
          <w:sz w:val="24"/>
          <w:szCs w:val="24"/>
        </w:rPr>
        <w:t xml:space="preserve"> không xem xét đến </w:t>
      </w:r>
      <w:r w:rsidR="009D3BA5">
        <w:rPr>
          <w:sz w:val="24"/>
          <w:szCs w:val="24"/>
        </w:rPr>
        <w:t>weight</w:t>
      </w:r>
      <w:r w:rsidRPr="00FD3556">
        <w:rPr>
          <w:sz w:val="24"/>
          <w:szCs w:val="24"/>
        </w:rPr>
        <w:t xml:space="preserve"> khác nhau của các</w:t>
      </w:r>
      <w:r w:rsidR="009D3BA5">
        <w:rPr>
          <w:sz w:val="24"/>
          <w:szCs w:val="24"/>
        </w:rPr>
        <w:t xml:space="preserve"> items</w:t>
      </w:r>
      <w:r w:rsidRPr="00FD3556">
        <w:rPr>
          <w:sz w:val="24"/>
          <w:szCs w:val="24"/>
        </w:rPr>
        <w:t xml:space="preserve">. Do đó, việc xác định một biện pháp hỗ trợ hiệu quả </w:t>
      </w:r>
      <w:r w:rsidR="009D3BA5">
        <w:rPr>
          <w:sz w:val="24"/>
          <w:szCs w:val="24"/>
        </w:rPr>
        <w:t xml:space="preserve">khi gán weight cho item </w:t>
      </w:r>
      <w:r w:rsidRPr="00FD3556">
        <w:rPr>
          <w:sz w:val="24"/>
          <w:szCs w:val="24"/>
        </w:rPr>
        <w:t xml:space="preserve">là điều cần thiết </w:t>
      </w:r>
      <w:r w:rsidR="009D3BA5">
        <w:rPr>
          <w:sz w:val="24"/>
          <w:szCs w:val="24"/>
        </w:rPr>
        <w:t xml:space="preserve">để khám phá các wPFIs </w:t>
      </w:r>
      <w:r w:rsidRPr="00FD3556">
        <w:rPr>
          <w:sz w:val="24"/>
          <w:szCs w:val="24"/>
        </w:rPr>
        <w:t>chính xác và có ý nghĩa.</w:t>
      </w:r>
    </w:p>
    <w:p w14:paraId="2B2433E9" w14:textId="5378E73C" w:rsidR="009D3BA5" w:rsidRDefault="009D3BA5" w:rsidP="009D5B74">
      <w:pPr>
        <w:spacing w:line="480" w:lineRule="auto"/>
        <w:ind w:firstLine="720"/>
        <w:rPr>
          <w:sz w:val="24"/>
          <w:szCs w:val="24"/>
        </w:rPr>
      </w:pPr>
      <w:r w:rsidRPr="009D3BA5">
        <w:rPr>
          <w:sz w:val="24"/>
          <w:szCs w:val="24"/>
        </w:rPr>
        <w:t xml:space="preserve">Việc giải quyết những thách thức </w:t>
      </w:r>
      <w:r>
        <w:rPr>
          <w:sz w:val="24"/>
          <w:szCs w:val="24"/>
        </w:rPr>
        <w:t>trên</w:t>
      </w:r>
      <w:r w:rsidRPr="009D3BA5">
        <w:rPr>
          <w:sz w:val="24"/>
          <w:szCs w:val="24"/>
        </w:rPr>
        <w:t xml:space="preserve"> và phát triển các giải pháp hiệu quả để khám phá các </w:t>
      </w:r>
      <w:r>
        <w:rPr>
          <w:sz w:val="24"/>
          <w:szCs w:val="24"/>
        </w:rPr>
        <w:t xml:space="preserve">wPFI </w:t>
      </w:r>
      <w:r w:rsidRPr="009D3BA5">
        <w:rPr>
          <w:sz w:val="24"/>
          <w:szCs w:val="24"/>
        </w:rPr>
        <w:t>là rất quan trọng để cho phép các tổ chứ</w:t>
      </w:r>
      <w:r>
        <w:rPr>
          <w:sz w:val="24"/>
          <w:szCs w:val="24"/>
        </w:rPr>
        <w:t xml:space="preserve">c, doanh </w:t>
      </w:r>
      <w:r w:rsidR="009E7270">
        <w:rPr>
          <w:sz w:val="24"/>
          <w:szCs w:val="24"/>
        </w:rPr>
        <w:t>nghiệp...</w:t>
      </w:r>
      <w:r w:rsidRPr="009D3BA5">
        <w:rPr>
          <w:sz w:val="24"/>
          <w:szCs w:val="24"/>
        </w:rPr>
        <w:t xml:space="preserve"> thu được những hiểu biết có giá trị từ dữ liệu của họ. Bằng cách khám phá các mô hình và mối liên hệ có ý nghĩa liên quan đến trọng lượng của các mặt hàng, doanh nghiệp có thể đưa ra quyết định sáng suốt, cải thiện quy trình và nâng cao hiệu suất tổng thể của mình.</w:t>
      </w:r>
    </w:p>
    <w:p w14:paraId="7046D32D" w14:textId="09460749" w:rsidR="00871686" w:rsidRDefault="00871686" w:rsidP="009D5B74">
      <w:pPr>
        <w:spacing w:line="480" w:lineRule="auto"/>
        <w:ind w:firstLine="720"/>
        <w:rPr>
          <w:color w:val="000000"/>
          <w:sz w:val="24"/>
          <w:szCs w:val="24"/>
        </w:rPr>
      </w:pPr>
      <w:r>
        <w:rPr>
          <w:sz w:val="24"/>
          <w:szCs w:val="24"/>
        </w:rPr>
        <w:t>Trong bài</w:t>
      </w:r>
      <w:r w:rsidR="00B43945">
        <w:rPr>
          <w:sz w:val="24"/>
          <w:szCs w:val="24"/>
        </w:rPr>
        <w:t xml:space="preserve"> báo cáo</w:t>
      </w:r>
      <w:r>
        <w:rPr>
          <w:sz w:val="24"/>
          <w:szCs w:val="24"/>
        </w:rPr>
        <w:t xml:space="preserve"> này chúng tôi xin</w:t>
      </w:r>
      <w:r w:rsidR="00B43945">
        <w:rPr>
          <w:sz w:val="24"/>
          <w:szCs w:val="24"/>
        </w:rPr>
        <w:t xml:space="preserve"> dẫn lại một số định nghĩa trong phần Preliminaries của bài báo </w:t>
      </w:r>
      <w:sdt>
        <w:sdtPr>
          <w:rPr>
            <w:color w:val="000000"/>
            <w:sz w:val="24"/>
            <w:szCs w:val="24"/>
          </w:rPr>
          <w:tag w:val="MENDELEY_CITATION_v3_eyJjaXRhdGlvbklEIjoiTUVOREVMRVlfQ0lUQVRJT05fZmE1ZTUzZjQtZGFkYi00NGUyLTk3NzgtZTgzNTljOTliYWY3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
          <w:id w:val="-761150423"/>
          <w:placeholder>
            <w:docPart w:val="DefaultPlaceholder_-1854013440"/>
          </w:placeholder>
        </w:sdtPr>
        <w:sdtContent>
          <w:r w:rsidR="008E1855" w:rsidRPr="008E1855">
            <w:rPr>
              <w:color w:val="000000"/>
              <w:sz w:val="24"/>
              <w:szCs w:val="24"/>
            </w:rPr>
            <w:t>[1]</w:t>
          </w:r>
        </w:sdtContent>
      </w:sdt>
      <w:r w:rsidR="0034311B" w:rsidRPr="0034311B">
        <w:rPr>
          <w:color w:val="000000"/>
          <w:sz w:val="24"/>
          <w:szCs w:val="24"/>
        </w:rPr>
        <w:t xml:space="preserve"> </w:t>
      </w:r>
      <w:r w:rsidR="0034311B">
        <w:rPr>
          <w:color w:val="000000"/>
          <w:sz w:val="24"/>
          <w:szCs w:val="24"/>
        </w:rPr>
        <w:t xml:space="preserve">và giải thích, làm rõ thêm các định nghĩa, phần chính trong bài báo cáo của </w:t>
      </w:r>
      <w:r w:rsidR="00B43945">
        <w:rPr>
          <w:color w:val="000000"/>
          <w:sz w:val="24"/>
          <w:szCs w:val="24"/>
        </w:rPr>
        <w:t>chúng tôi chỉ thực hiện việc cài đặt thuật toán dựa trên những định nghĩa và pseudocode mà bài báo này đã đề cập.</w:t>
      </w:r>
    </w:p>
    <w:p w14:paraId="10893343" w14:textId="77777777" w:rsidR="0078264D" w:rsidRDefault="0078264D" w:rsidP="0078264D">
      <w:pPr>
        <w:spacing w:line="480" w:lineRule="auto"/>
        <w:ind w:firstLine="720"/>
        <w:rPr>
          <w:rFonts w:eastAsiaTheme="minorEastAsia"/>
          <w:sz w:val="24"/>
          <w:szCs w:val="24"/>
        </w:rPr>
      </w:pPr>
      <w:r>
        <w:rPr>
          <w:sz w:val="24"/>
          <w:szCs w:val="24"/>
        </w:rPr>
        <w:t>Trước hết hãy sơ lược qua một vài ý đại khái, m</w:t>
      </w:r>
      <w:r w:rsidR="00EF35F9">
        <w:rPr>
          <w:sz w:val="24"/>
          <w:szCs w:val="24"/>
        </w:rPr>
        <w:t xml:space="preserve">ột Uncertain dataset UD là một tập hợp các transactions UD =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oMath>
      <w:r w:rsidR="00EF35F9">
        <w:rPr>
          <w:rFonts w:eastAsiaTheme="minorEastAsia"/>
          <w:sz w:val="24"/>
          <w:szCs w:val="24"/>
        </w:rPr>
        <w:t xml:space="preserve">. Mỗi transaction </w:t>
      </w:r>
      <w:r w:rsidR="008919A5">
        <w:rPr>
          <w:rFonts w:eastAsiaTheme="minorEastAsia"/>
          <w:sz w:val="24"/>
          <w:szCs w:val="24"/>
        </w:rPr>
        <w:t xml:space="preserve">sẽ là </w:t>
      </w:r>
      <w:r w:rsidR="00EF35F9">
        <w:rPr>
          <w:rFonts w:eastAsiaTheme="minorEastAsia"/>
          <w:sz w:val="24"/>
          <w:szCs w:val="24"/>
        </w:rPr>
        <w:t xml:space="preserve">một </w:t>
      </w:r>
      <w:r w:rsidR="008919A5">
        <w:rPr>
          <w:rFonts w:eastAsiaTheme="minorEastAsia"/>
          <w:sz w:val="24"/>
          <w:szCs w:val="24"/>
        </w:rPr>
        <w:t xml:space="preserve">trong các </w:t>
      </w:r>
      <w:r w:rsidR="00EF35F9">
        <w:rPr>
          <w:rFonts w:eastAsiaTheme="minorEastAsia"/>
          <w:sz w:val="24"/>
          <w:szCs w:val="24"/>
        </w:rPr>
        <w:t>tập con</w:t>
      </w:r>
      <w:r w:rsidR="002E3872">
        <w:rPr>
          <w:rFonts w:eastAsiaTheme="minorEastAsia"/>
          <w:sz w:val="24"/>
          <w:szCs w:val="24"/>
        </w:rPr>
        <w:t xml:space="preserve"> của itemset </w:t>
      </w:r>
      <m:oMath>
        <m:r>
          <w:rPr>
            <w:rFonts w:ascii="Cambria Math" w:eastAsiaTheme="minorEastAsia" w:hAnsi="Cambria Math"/>
            <w:sz w:val="24"/>
            <w:szCs w:val="24"/>
          </w:rPr>
          <m:t>I=</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m:t>
                </m:r>
              </m:sub>
            </m:sSub>
          </m:e>
        </m:d>
      </m:oMath>
      <w:r w:rsidR="008919A5">
        <w:rPr>
          <w:rFonts w:eastAsiaTheme="minorEastAsia"/>
          <w:sz w:val="24"/>
          <w:szCs w:val="24"/>
        </w:rPr>
        <w:t>, đây cũng chính là tập hợp toàn bộ các item xuất hiện trong UD</w:t>
      </w:r>
      <w:r w:rsidR="002E3872">
        <w:rPr>
          <w:rFonts w:eastAsiaTheme="minorEastAsia"/>
          <w:sz w:val="24"/>
          <w:szCs w:val="24"/>
        </w:rPr>
        <w:t xml:space="preserve">. </w:t>
      </w:r>
      <w:r w:rsidR="008919A5">
        <w:rPr>
          <w:rFonts w:eastAsiaTheme="minorEastAsia"/>
          <w:sz w:val="24"/>
          <w:szCs w:val="24"/>
        </w:rPr>
        <w:t>Khác với dataset thông thường, v</w:t>
      </w:r>
      <w:r w:rsidR="002E3872">
        <w:rPr>
          <w:rFonts w:eastAsiaTheme="minorEastAsia"/>
          <w:sz w:val="24"/>
          <w:szCs w:val="24"/>
        </w:rPr>
        <w:t xml:space="preserve">ới mỗi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oMath>
      <w:r w:rsidR="002E3872">
        <w:rPr>
          <w:rFonts w:eastAsiaTheme="minorEastAsia"/>
          <w:sz w:val="24"/>
          <w:szCs w:val="24"/>
        </w:rPr>
        <w:t xml:space="preserve"> trong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oMath>
      <w:r w:rsidR="002E3872">
        <w:rPr>
          <w:rFonts w:eastAsiaTheme="minorEastAsia"/>
          <w:sz w:val="24"/>
          <w:szCs w:val="24"/>
        </w:rPr>
        <w:t xml:space="preserve"> sẽ có một xác suất đi kèm</w:t>
      </w:r>
      <w:r w:rsidR="008919A5">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e>
            </m:d>
          </m:e>
        </m:func>
      </m:oMath>
      <w:r w:rsidR="008919A5">
        <w:rPr>
          <w:rFonts w:eastAsiaTheme="minorEastAsia"/>
          <w:sz w:val="24"/>
          <w:szCs w:val="24"/>
        </w:rPr>
        <w:t>. Định nghĩa cơ bản về UD sẽ được nêu dưới đây.</w:t>
      </w:r>
    </w:p>
    <w:p w14:paraId="7AC834E8" w14:textId="432C7860" w:rsidR="00B1529C" w:rsidRPr="00631BA4" w:rsidRDefault="00B1529C" w:rsidP="00F53666">
      <w:pPr>
        <w:pStyle w:val="Caption"/>
        <w:spacing w:line="480" w:lineRule="auto"/>
      </w:pPr>
      <w:r w:rsidRPr="00631BA4">
        <w:t xml:space="preserve">Table </w:t>
      </w:r>
      <w:r w:rsidR="00000000">
        <w:fldChar w:fldCharType="begin"/>
      </w:r>
      <w:r w:rsidR="00000000">
        <w:instrText xml:space="preserve"> SEQ Table \* ARABIC </w:instrText>
      </w:r>
      <w:r w:rsidR="00000000">
        <w:fldChar w:fldCharType="separate"/>
      </w:r>
      <w:r w:rsidR="00707BB0">
        <w:rPr>
          <w:noProof/>
        </w:rPr>
        <w:t>1</w:t>
      </w:r>
      <w:r w:rsidR="00000000">
        <w:fldChar w:fldCharType="end"/>
      </w:r>
      <w:r w:rsidRPr="00631BA4">
        <w:t>. Bảng mô tả các kí hiệu</w:t>
      </w:r>
    </w:p>
    <w:tbl>
      <w:tblPr>
        <w:tblStyle w:val="TableGrid"/>
        <w:tblW w:w="0" w:type="auto"/>
        <w:tblInd w:w="607" w:type="dxa"/>
        <w:tblLook w:val="04A0" w:firstRow="1" w:lastRow="0" w:firstColumn="1" w:lastColumn="0" w:noHBand="0" w:noVBand="1"/>
      </w:tblPr>
      <w:tblGrid>
        <w:gridCol w:w="902"/>
        <w:gridCol w:w="8561"/>
      </w:tblGrid>
      <w:tr w:rsidR="00B1529C" w14:paraId="4EE3346F" w14:textId="77777777" w:rsidTr="00D875E8">
        <w:trPr>
          <w:trHeight w:val="413"/>
        </w:trPr>
        <w:tc>
          <w:tcPr>
            <w:tcW w:w="0" w:type="auto"/>
          </w:tcPr>
          <w:p w14:paraId="3F06CE0C" w14:textId="7CEB9B72" w:rsidR="00B1529C" w:rsidRPr="00301EEB" w:rsidRDefault="00B1529C" w:rsidP="00F53666">
            <w:pPr>
              <w:spacing w:line="480" w:lineRule="auto"/>
              <w:jc w:val="center"/>
              <w:rPr>
                <w:rFonts w:eastAsiaTheme="minorEastAsia"/>
                <w:b/>
                <w:bCs/>
                <w:sz w:val="24"/>
                <w:szCs w:val="24"/>
              </w:rPr>
            </w:pPr>
            <w:r w:rsidRPr="00301EEB">
              <w:rPr>
                <w:rFonts w:eastAsiaTheme="minorEastAsia"/>
                <w:b/>
                <w:bCs/>
                <w:sz w:val="24"/>
                <w:szCs w:val="24"/>
              </w:rPr>
              <w:t>Kí hiệu</w:t>
            </w:r>
          </w:p>
        </w:tc>
        <w:tc>
          <w:tcPr>
            <w:tcW w:w="0" w:type="auto"/>
          </w:tcPr>
          <w:p w14:paraId="031B71A3" w14:textId="6F25E044" w:rsidR="00B1529C" w:rsidRPr="00301EEB" w:rsidRDefault="00B1529C" w:rsidP="00F53666">
            <w:pPr>
              <w:spacing w:line="480" w:lineRule="auto"/>
              <w:jc w:val="center"/>
              <w:rPr>
                <w:rFonts w:eastAsiaTheme="minorEastAsia"/>
                <w:b/>
                <w:bCs/>
                <w:sz w:val="24"/>
                <w:szCs w:val="24"/>
              </w:rPr>
            </w:pPr>
            <w:r w:rsidRPr="00301EEB">
              <w:rPr>
                <w:rFonts w:eastAsiaTheme="minorEastAsia"/>
                <w:b/>
                <w:bCs/>
                <w:sz w:val="24"/>
                <w:szCs w:val="24"/>
              </w:rPr>
              <w:t>Mô tả</w:t>
            </w:r>
          </w:p>
        </w:tc>
      </w:tr>
      <w:tr w:rsidR="00B1529C" w14:paraId="7D7912C0" w14:textId="77777777" w:rsidTr="00D875E8">
        <w:trPr>
          <w:trHeight w:val="395"/>
        </w:trPr>
        <w:tc>
          <w:tcPr>
            <w:tcW w:w="0" w:type="auto"/>
          </w:tcPr>
          <w:p w14:paraId="7D5F6555" w14:textId="3AB7159F" w:rsidR="00B1529C" w:rsidRDefault="00B1529C" w:rsidP="00F53666">
            <w:pPr>
              <w:spacing w:line="480" w:lineRule="auto"/>
              <w:jc w:val="center"/>
              <w:rPr>
                <w:rFonts w:eastAsiaTheme="minorEastAsia"/>
                <w:sz w:val="24"/>
                <w:szCs w:val="24"/>
              </w:rPr>
            </w:pPr>
            <w:r>
              <w:rPr>
                <w:rFonts w:eastAsiaTheme="minorEastAsia"/>
                <w:sz w:val="24"/>
                <w:szCs w:val="24"/>
              </w:rPr>
              <w:t>UD</w:t>
            </w:r>
          </w:p>
        </w:tc>
        <w:tc>
          <w:tcPr>
            <w:tcW w:w="0" w:type="auto"/>
          </w:tcPr>
          <w:p w14:paraId="4FBF6B02" w14:textId="735C25F1" w:rsidR="00B1529C" w:rsidRDefault="00B1529C" w:rsidP="00F53666">
            <w:pPr>
              <w:spacing w:line="480" w:lineRule="auto"/>
              <w:rPr>
                <w:rFonts w:eastAsiaTheme="minorEastAsia"/>
                <w:sz w:val="24"/>
                <w:szCs w:val="24"/>
              </w:rPr>
            </w:pPr>
            <w:r>
              <w:rPr>
                <w:rFonts w:eastAsiaTheme="minorEastAsia"/>
                <w:sz w:val="24"/>
                <w:szCs w:val="24"/>
              </w:rPr>
              <w:t xml:space="preserve">Một uncertain dataset có kích thước </w:t>
            </w:r>
            <m:oMath>
              <m:r>
                <w:rPr>
                  <w:rFonts w:ascii="Cambria Math" w:eastAsiaTheme="minorEastAsia" w:hAnsi="Cambria Math"/>
                  <w:sz w:val="24"/>
                  <w:szCs w:val="24"/>
                </w:rPr>
                <m:t>n</m:t>
              </m:r>
            </m:oMath>
          </w:p>
        </w:tc>
      </w:tr>
      <w:tr w:rsidR="00B1529C" w14:paraId="7CE382DB" w14:textId="77777777" w:rsidTr="00D875E8">
        <w:trPr>
          <w:trHeight w:val="489"/>
        </w:trPr>
        <w:tc>
          <w:tcPr>
            <w:tcW w:w="0" w:type="auto"/>
          </w:tcPr>
          <w:p w14:paraId="28D14697" w14:textId="0C852139" w:rsidR="00B1529C" w:rsidRPr="00301EEB" w:rsidRDefault="00B1529C" w:rsidP="00F53666">
            <w:pPr>
              <w:spacing w:line="480" w:lineRule="auto"/>
              <w:jc w:val="center"/>
              <w:rPr>
                <w:rFonts w:eastAsiaTheme="minorEastAsia"/>
                <w:sz w:val="24"/>
                <w:szCs w:val="24"/>
              </w:rPr>
            </w:pPr>
            <m:oMathPara>
              <m:oMathParaPr>
                <m:jc m:val="center"/>
              </m:oMathParaPr>
              <m:oMath>
                <m:r>
                  <w:rPr>
                    <w:rFonts w:ascii="Cambria Math" w:eastAsiaTheme="minorEastAsia" w:hAnsi="Cambria Math"/>
                    <w:sz w:val="24"/>
                    <w:szCs w:val="24"/>
                  </w:rPr>
                  <m:t>T</m:t>
                </m:r>
              </m:oMath>
            </m:oMathPara>
          </w:p>
        </w:tc>
        <w:tc>
          <w:tcPr>
            <w:tcW w:w="0" w:type="auto"/>
          </w:tcPr>
          <w:p w14:paraId="7F8DC5A0" w14:textId="7D491653" w:rsidR="00B1529C" w:rsidRDefault="00B1529C" w:rsidP="00F53666">
            <w:pPr>
              <w:spacing w:line="480" w:lineRule="auto"/>
              <w:rPr>
                <w:rFonts w:eastAsiaTheme="minorEastAsia"/>
                <w:sz w:val="24"/>
                <w:szCs w:val="24"/>
              </w:rPr>
            </w:pPr>
            <w:r>
              <w:rPr>
                <w:rFonts w:eastAsiaTheme="minorEastAsia"/>
                <w:sz w:val="24"/>
                <w:szCs w:val="24"/>
              </w:rPr>
              <w:t>Một tập hợp các transation (duy nhất) trong toàn bộ UD</w:t>
            </w:r>
          </w:p>
        </w:tc>
      </w:tr>
      <w:tr w:rsidR="00B1529C" w14:paraId="3994E0FB" w14:textId="77777777" w:rsidTr="00F53666">
        <w:trPr>
          <w:trHeight w:hRule="exact" w:val="424"/>
        </w:trPr>
        <w:tc>
          <w:tcPr>
            <w:tcW w:w="0" w:type="auto"/>
          </w:tcPr>
          <w:p w14:paraId="3F2015F4" w14:textId="2D4C67DA" w:rsidR="00B1529C" w:rsidRPr="00301EEB" w:rsidRDefault="00B1529C" w:rsidP="00F53666">
            <w:pPr>
              <w:spacing w:line="480" w:lineRule="auto"/>
              <w:jc w:val="center"/>
              <w:rPr>
                <w:rFonts w:eastAsiaTheme="minorEastAsia"/>
                <w:sz w:val="24"/>
                <w:szCs w:val="24"/>
              </w:rPr>
            </w:pPr>
            <m:oMathPara>
              <m:oMathParaPr>
                <m:jc m:val="center"/>
              </m:oMathParaPr>
              <m:oMath>
                <m:r>
                  <w:rPr>
                    <w:rFonts w:ascii="Cambria Math" w:eastAsiaTheme="minorEastAsia" w:hAnsi="Cambria Math"/>
                    <w:sz w:val="24"/>
                    <w:szCs w:val="24"/>
                  </w:rPr>
                  <m:t>I</m:t>
                </m:r>
              </m:oMath>
            </m:oMathPara>
          </w:p>
        </w:tc>
        <w:tc>
          <w:tcPr>
            <w:tcW w:w="0" w:type="auto"/>
          </w:tcPr>
          <w:p w14:paraId="4CF6F7FF" w14:textId="13382A6B" w:rsidR="00B1529C" w:rsidRDefault="00B1529C" w:rsidP="00F53666">
            <w:pPr>
              <w:spacing w:line="480" w:lineRule="auto"/>
              <w:rPr>
                <w:rFonts w:eastAsiaTheme="minorEastAsia"/>
                <w:sz w:val="24"/>
                <w:szCs w:val="24"/>
              </w:rPr>
            </w:pPr>
            <w:r>
              <w:rPr>
                <w:rFonts w:eastAsiaTheme="minorEastAsia"/>
                <w:sz w:val="24"/>
                <w:szCs w:val="24"/>
              </w:rPr>
              <w:t>Một tập hợp các item (duy nhất) trong toàn bộ UD</w:t>
            </w:r>
          </w:p>
        </w:tc>
      </w:tr>
      <w:tr w:rsidR="00B1529C" w14:paraId="55286F2D" w14:textId="77777777" w:rsidTr="00F53666">
        <w:trPr>
          <w:trHeight w:hRule="exact" w:val="451"/>
        </w:trPr>
        <w:tc>
          <w:tcPr>
            <w:tcW w:w="0" w:type="auto"/>
          </w:tcPr>
          <w:p w14:paraId="1F87D3E1" w14:textId="24128FC4" w:rsidR="00B1529C" w:rsidRPr="00301EEB" w:rsidRDefault="00000000" w:rsidP="00F53666">
            <w:pPr>
              <w:spacing w:line="480" w:lineRule="auto"/>
              <w:jc w:val="cente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m:t>
                    </m:r>
                  </m:sub>
                </m:sSub>
              </m:oMath>
            </m:oMathPara>
          </w:p>
        </w:tc>
        <w:tc>
          <w:tcPr>
            <w:tcW w:w="0" w:type="auto"/>
          </w:tcPr>
          <w:p w14:paraId="38D81849" w14:textId="734B5217" w:rsidR="00B1529C" w:rsidRDefault="00B1529C" w:rsidP="00F53666">
            <w:pPr>
              <w:spacing w:line="480" w:lineRule="auto"/>
              <w:rPr>
                <w:rFonts w:eastAsiaTheme="minorEastAsia"/>
                <w:sz w:val="24"/>
                <w:szCs w:val="24"/>
              </w:rPr>
            </w:pPr>
            <w:r>
              <w:rPr>
                <w:rFonts w:eastAsiaTheme="minorEastAsia"/>
                <w:sz w:val="24"/>
                <w:szCs w:val="24"/>
              </w:rPr>
              <w:t xml:space="preserve">Xác suất xuất hiện itemset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oMath>
            <w:r>
              <w:rPr>
                <w:rFonts w:eastAsiaTheme="minorEastAsia"/>
                <w:sz w:val="24"/>
                <w:szCs w:val="24"/>
              </w:rPr>
              <w:t xml:space="preserve">trong transaction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oMath>
          </w:p>
        </w:tc>
      </w:tr>
      <w:tr w:rsidR="00B1529C" w14:paraId="1B53737E" w14:textId="77777777" w:rsidTr="00F53666">
        <w:trPr>
          <w:trHeight w:hRule="exact" w:val="442"/>
        </w:trPr>
        <w:tc>
          <w:tcPr>
            <w:tcW w:w="0" w:type="auto"/>
          </w:tcPr>
          <w:p w14:paraId="0B3DF634" w14:textId="059410B8" w:rsidR="00B1529C" w:rsidRPr="00301EEB" w:rsidRDefault="00BC609A" w:rsidP="00F53666">
            <w:pPr>
              <w:spacing w:line="480" w:lineRule="auto"/>
              <w:jc w:val="center"/>
              <w:rPr>
                <w:rFonts w:eastAsiaTheme="minorEastAsia"/>
                <w:sz w:val="24"/>
                <w:szCs w:val="24"/>
              </w:rPr>
            </w:pPr>
            <m:oMathPara>
              <m:oMathParaPr>
                <m:jc m:val="center"/>
              </m:oMathParaPr>
              <m:oMath>
                <m:r>
                  <w:rPr>
                    <w:rFonts w:ascii="Cambria Math" w:eastAsiaTheme="minorEastAsia" w:hAnsi="Cambria Math"/>
                    <w:sz w:val="24"/>
                    <w:szCs w:val="24"/>
                  </w:rPr>
                  <m:t>w</m:t>
                </m:r>
              </m:oMath>
            </m:oMathPara>
          </w:p>
        </w:tc>
        <w:tc>
          <w:tcPr>
            <w:tcW w:w="0" w:type="auto"/>
          </w:tcPr>
          <w:p w14:paraId="631AEF19" w14:textId="37EEC546" w:rsidR="00B1529C" w:rsidRDefault="00BC609A" w:rsidP="00F53666">
            <w:pPr>
              <w:spacing w:line="480" w:lineRule="auto"/>
              <w:rPr>
                <w:rFonts w:eastAsiaTheme="minorEastAsia"/>
                <w:sz w:val="24"/>
                <w:szCs w:val="24"/>
              </w:rPr>
            </w:pPr>
            <w:r>
              <w:rPr>
                <w:rFonts w:eastAsiaTheme="minorEastAsia"/>
                <w:sz w:val="24"/>
                <w:szCs w:val="24"/>
              </w:rPr>
              <w:t>Weight table dùng để tra cứu các weight của item có trong UD</w:t>
            </w:r>
          </w:p>
        </w:tc>
      </w:tr>
      <w:tr w:rsidR="00B1529C" w14:paraId="5BBE5BD6" w14:textId="77777777" w:rsidTr="00F53666">
        <w:trPr>
          <w:trHeight w:hRule="exact" w:val="460"/>
        </w:trPr>
        <w:tc>
          <w:tcPr>
            <w:tcW w:w="0" w:type="auto"/>
          </w:tcPr>
          <w:p w14:paraId="6B826158" w14:textId="20C7D862" w:rsidR="00B1529C" w:rsidRPr="00301EEB" w:rsidRDefault="00BC609A" w:rsidP="00F53666">
            <w:pPr>
              <w:spacing w:line="480" w:lineRule="auto"/>
              <w:jc w:val="center"/>
              <w:rPr>
                <w:rFonts w:eastAsiaTheme="minorEastAsia"/>
                <w:sz w:val="24"/>
                <w:szCs w:val="24"/>
              </w:rPr>
            </w:pPr>
            <m:oMathPara>
              <m:oMathParaPr>
                <m:jc m:val="center"/>
              </m:oMathParaPr>
              <m:oMath>
                <m:r>
                  <w:rPr>
                    <w:rFonts w:ascii="Cambria Math" w:eastAsiaTheme="minorEastAsia" w:hAnsi="Cambria Math"/>
                    <w:sz w:val="24"/>
                    <w:szCs w:val="24"/>
                  </w:rPr>
                  <m:t>msup</m:t>
                </m:r>
              </m:oMath>
            </m:oMathPara>
          </w:p>
        </w:tc>
        <w:tc>
          <w:tcPr>
            <w:tcW w:w="0" w:type="auto"/>
          </w:tcPr>
          <w:p w14:paraId="03DD4C22" w14:textId="7EC1EF3F" w:rsidR="00B1529C" w:rsidRDefault="00BC609A" w:rsidP="00F53666">
            <w:pPr>
              <w:spacing w:line="480" w:lineRule="auto"/>
              <w:rPr>
                <w:rFonts w:eastAsiaTheme="minorEastAsia"/>
                <w:sz w:val="24"/>
                <w:szCs w:val="24"/>
              </w:rPr>
            </w:pPr>
            <w:r>
              <w:rPr>
                <w:rFonts w:eastAsiaTheme="minorEastAsia"/>
                <w:sz w:val="24"/>
                <w:szCs w:val="24"/>
              </w:rPr>
              <w:t xml:space="preserve">Minimum support dành cho </w:t>
            </w:r>
            <w:r w:rsidR="00C2643A">
              <w:rPr>
                <w:rFonts w:eastAsiaTheme="minorEastAsia"/>
                <w:sz w:val="24"/>
                <w:szCs w:val="24"/>
              </w:rPr>
              <w:t xml:space="preserve">việc tìm kiếm </w:t>
            </w:r>
            <w:r>
              <w:rPr>
                <w:rFonts w:eastAsiaTheme="minorEastAsia"/>
                <w:sz w:val="24"/>
                <w:szCs w:val="24"/>
              </w:rPr>
              <w:t>PFI</w:t>
            </w:r>
            <w:r w:rsidR="00C2643A">
              <w:rPr>
                <w:rFonts w:eastAsiaTheme="minorEastAsia"/>
                <w:sz w:val="24"/>
                <w:szCs w:val="24"/>
              </w:rPr>
              <w:t xml:space="preserve">, là một số nguyên trong khoảng </w:t>
            </w:r>
            <m:oMath>
              <m:r>
                <w:rPr>
                  <w:rFonts w:ascii="Cambria Math" w:eastAsiaTheme="minorEastAsia" w:hAnsi="Cambria Math"/>
                  <w:sz w:val="24"/>
                  <w:szCs w:val="24"/>
                </w:rPr>
                <m:t>[0, n]</m:t>
              </m:r>
            </m:oMath>
          </w:p>
        </w:tc>
      </w:tr>
      <w:tr w:rsidR="00B1529C" w14:paraId="560CC24C" w14:textId="77777777" w:rsidTr="00F53666">
        <w:trPr>
          <w:trHeight w:hRule="exact" w:val="982"/>
        </w:trPr>
        <w:tc>
          <w:tcPr>
            <w:tcW w:w="0" w:type="auto"/>
          </w:tcPr>
          <w:p w14:paraId="30D61661" w14:textId="485E3CA1" w:rsidR="00B1529C" w:rsidRPr="00301EEB" w:rsidRDefault="00C2643A" w:rsidP="00F53666">
            <w:pPr>
              <w:spacing w:line="480" w:lineRule="auto"/>
              <w:jc w:val="center"/>
              <w:rPr>
                <w:rFonts w:eastAsiaTheme="minorEastAsia"/>
                <w:sz w:val="24"/>
                <w:szCs w:val="24"/>
              </w:rPr>
            </w:pPr>
            <m:oMathPara>
              <m:oMathParaPr>
                <m:jc m:val="center"/>
              </m:oMathParaPr>
              <m:oMath>
                <m:r>
                  <w:rPr>
                    <w:rFonts w:ascii="Cambria Math" w:eastAsiaTheme="minorEastAsia" w:hAnsi="Cambria Math"/>
                    <w:sz w:val="24"/>
                    <w:szCs w:val="24"/>
                  </w:rPr>
                  <m:t>t</m:t>
                </m:r>
              </m:oMath>
            </m:oMathPara>
          </w:p>
        </w:tc>
        <w:tc>
          <w:tcPr>
            <w:tcW w:w="0" w:type="auto"/>
          </w:tcPr>
          <w:p w14:paraId="202567D3" w14:textId="647E3CB7" w:rsidR="00B1529C" w:rsidRDefault="00C2643A" w:rsidP="00F53666">
            <w:pPr>
              <w:spacing w:line="480" w:lineRule="auto"/>
              <w:rPr>
                <w:rFonts w:eastAsiaTheme="minorEastAsia"/>
                <w:sz w:val="24"/>
                <w:szCs w:val="24"/>
              </w:rPr>
            </w:pPr>
            <w:r>
              <w:rPr>
                <w:rFonts w:eastAsiaTheme="minorEastAsia"/>
                <w:sz w:val="24"/>
                <w:szCs w:val="24"/>
              </w:rPr>
              <w:t xml:space="preserve">Ngưỡng xác suất (probabilistic frequent threshold) dành cho việc tìm kiếm PFI, ngưỡng này là một số thực trong khoảng </w:t>
            </w:r>
            <m:oMath>
              <m:r>
                <w:rPr>
                  <w:rFonts w:ascii="Cambria Math" w:eastAsiaTheme="minorEastAsia" w:hAnsi="Cambria Math"/>
                  <w:sz w:val="24"/>
                  <w:szCs w:val="24"/>
                </w:rPr>
                <m:t>(0, 1]</m:t>
              </m:r>
            </m:oMath>
          </w:p>
        </w:tc>
      </w:tr>
      <w:tr w:rsidR="00B1529C" w14:paraId="49F3533C" w14:textId="77777777" w:rsidTr="00F53666">
        <w:trPr>
          <w:trHeight w:hRule="exact" w:val="1000"/>
        </w:trPr>
        <w:tc>
          <w:tcPr>
            <w:tcW w:w="0" w:type="auto"/>
          </w:tcPr>
          <w:p w14:paraId="4286C3BD" w14:textId="236A14BB" w:rsidR="00B1529C" w:rsidRPr="00301EEB" w:rsidRDefault="00C2643A" w:rsidP="00F53666">
            <w:pPr>
              <w:spacing w:line="480" w:lineRule="auto"/>
              <w:jc w:val="center"/>
              <w:rPr>
                <w:rFonts w:eastAsiaTheme="minorEastAsia"/>
                <w:sz w:val="24"/>
                <w:szCs w:val="24"/>
              </w:rPr>
            </w:pPr>
            <m:oMathPara>
              <m:oMathParaPr>
                <m:jc m:val="center"/>
              </m:oMathParaPr>
              <m:oMath>
                <m:r>
                  <w:rPr>
                    <w:rFonts w:ascii="Cambria Math" w:eastAsiaTheme="minorEastAsia" w:hAnsi="Cambria Math"/>
                    <w:sz w:val="24"/>
                    <w:szCs w:val="24"/>
                  </w:rPr>
                  <m:t>α</m:t>
                </m:r>
              </m:oMath>
            </m:oMathPara>
          </w:p>
        </w:tc>
        <w:tc>
          <w:tcPr>
            <w:tcW w:w="0" w:type="auto"/>
          </w:tcPr>
          <w:p w14:paraId="470FF33D" w14:textId="29206863" w:rsidR="00B1529C" w:rsidRDefault="00C2643A" w:rsidP="00F53666">
            <w:pPr>
              <w:spacing w:line="480" w:lineRule="auto"/>
              <w:rPr>
                <w:rFonts w:eastAsiaTheme="minorEastAsia"/>
                <w:sz w:val="24"/>
                <w:szCs w:val="24"/>
              </w:rPr>
            </w:pPr>
            <w:r>
              <w:rPr>
                <w:rFonts w:eastAsiaTheme="minorEastAsia"/>
                <w:sz w:val="24"/>
                <w:szCs w:val="24"/>
              </w:rPr>
              <w:t xml:space="preserve">Một hệ số quy mô (scale factor) dùng cho việc các tỉa các itemset vừa sinh ra (candidates), scale factor là một số thực trong khoảng </w:t>
            </w:r>
            <m:oMath>
              <m:r>
                <w:rPr>
                  <w:rFonts w:ascii="Cambria Math" w:eastAsiaTheme="minorEastAsia" w:hAnsi="Cambria Math"/>
                  <w:sz w:val="24"/>
                  <w:szCs w:val="24"/>
                </w:rPr>
                <m:t>[0, 1]</m:t>
              </m:r>
            </m:oMath>
          </w:p>
        </w:tc>
      </w:tr>
    </w:tbl>
    <w:p w14:paraId="0B791F6B" w14:textId="77777777" w:rsidR="00B1529C" w:rsidRDefault="00B1529C" w:rsidP="0078264D">
      <w:pPr>
        <w:spacing w:line="480" w:lineRule="auto"/>
        <w:ind w:firstLine="720"/>
        <w:rPr>
          <w:rFonts w:eastAsiaTheme="minorEastAsia"/>
          <w:sz w:val="24"/>
          <w:szCs w:val="24"/>
        </w:rPr>
      </w:pPr>
    </w:p>
    <w:p w14:paraId="264267EE" w14:textId="26E0454A" w:rsidR="008919A5" w:rsidRDefault="0078264D" w:rsidP="0078264D">
      <w:pPr>
        <w:pStyle w:val="Heading2"/>
      </w:pPr>
      <w:bookmarkStart w:id="14" w:name="_Toc155474098"/>
      <w:r w:rsidRPr="0078264D">
        <w:t xml:space="preserve">Định nghĩa 1 </w:t>
      </w:r>
      <w:r w:rsidR="009E17A4">
        <w:t xml:space="preserve">- </w:t>
      </w:r>
      <w:r w:rsidRPr="0078264D">
        <w:t>Uncertain dataset</w:t>
      </w:r>
      <w:bookmarkEnd w:id="14"/>
    </w:p>
    <w:p w14:paraId="7949B2BE" w14:textId="5D9923C1" w:rsidR="00A12B99" w:rsidRDefault="00A12B99" w:rsidP="00A12B99">
      <w:pPr>
        <w:spacing w:line="480" w:lineRule="auto"/>
        <w:ind w:firstLine="720"/>
        <w:rPr>
          <w:rFonts w:ascii="Times New Roman" w:eastAsiaTheme="minorEastAsia" w:hAnsi="Times New Roman" w:cs="Times New Roman"/>
          <w:sz w:val="24"/>
          <w:szCs w:val="24"/>
        </w:rPr>
      </w:pPr>
      <w:r w:rsidRPr="00A12B99">
        <w:rPr>
          <w:rFonts w:ascii="Times New Roman" w:hAnsi="Times New Roman" w:cs="Times New Roman"/>
          <w:sz w:val="24"/>
          <w:szCs w:val="24"/>
        </w:rPr>
        <w:t xml:space="preserve">Một uncertain dataset UD là một hàm có miền xác định </w:t>
      </w:r>
      <m:oMath>
        <m:r>
          <w:rPr>
            <w:rFonts w:ascii="Cambria Math" w:hAnsi="Cambria Math" w:cs="Times New Roman"/>
            <w:sz w:val="24"/>
            <w:szCs w:val="24"/>
          </w:rPr>
          <m:t>T×I</m:t>
        </m:r>
      </m:oMath>
      <w:r w:rsidRPr="00A12B99">
        <w:rPr>
          <w:rFonts w:ascii="Times New Roman" w:eastAsiaTheme="minorEastAsia" w:hAnsi="Times New Roman" w:cs="Times New Roman"/>
          <w:sz w:val="24"/>
          <w:szCs w:val="24"/>
        </w:rPr>
        <w:t xml:space="preserve"> cho ra miền giá trị trong khoảng </w:t>
      </w:r>
      <m:oMath>
        <m:r>
          <w:rPr>
            <w:rFonts w:ascii="Cambria Math" w:eastAsiaTheme="minorEastAsia" w:hAnsi="Cambria Math" w:cs="Times New Roman"/>
            <w:sz w:val="24"/>
            <w:szCs w:val="24"/>
          </w:rPr>
          <m:t>[0, 1]</m:t>
        </m:r>
      </m:oMath>
      <w:r w:rsidRPr="00A12B9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A12B99">
        <w:rPr>
          <w:rFonts w:ascii="Times New Roman" w:eastAsiaTheme="minorEastAsia" w:hAnsi="Times New Roman" w:cs="Times New Roman"/>
          <w:sz w:val="24"/>
          <w:szCs w:val="24"/>
        </w:rPr>
        <w:t xml:space="preserve"> là tập hợp tất cả các transaction</w:t>
      </w:r>
      <w:r w:rsidR="00AE1EA2">
        <w:rPr>
          <w:rFonts w:ascii="Times New Roman" w:eastAsiaTheme="minorEastAsia" w:hAnsi="Times New Roman" w:cs="Times New Roman"/>
          <w:sz w:val="24"/>
          <w:szCs w:val="24"/>
        </w:rPr>
        <w:t>s</w:t>
      </w:r>
      <w:r w:rsidRPr="00A12B99">
        <w:rPr>
          <w:rFonts w:ascii="Times New Roman" w:eastAsiaTheme="minorEastAsia" w:hAnsi="Times New Roman" w:cs="Times New Roman"/>
          <w:sz w:val="24"/>
          <w:szCs w:val="24"/>
        </w:rPr>
        <w:t xml:space="preserve"> (duy nhất), </w:t>
      </w:r>
      <m:oMath>
        <m:r>
          <w:rPr>
            <w:rFonts w:ascii="Cambria Math" w:eastAsiaTheme="minorEastAsia" w:hAnsi="Cambria Math" w:cs="Times New Roman"/>
            <w:sz w:val="24"/>
            <w:szCs w:val="24"/>
          </w:rPr>
          <m:t>I</m:t>
        </m:r>
      </m:oMath>
      <w:r w:rsidRPr="00A12B99">
        <w:rPr>
          <w:rFonts w:ascii="Times New Roman" w:eastAsiaTheme="minorEastAsia" w:hAnsi="Times New Roman" w:cs="Times New Roman"/>
          <w:sz w:val="24"/>
          <w:szCs w:val="24"/>
        </w:rPr>
        <w:t xml:space="preserve"> là tập hợp các item</w:t>
      </w:r>
      <w:r w:rsidR="00AE1EA2">
        <w:rPr>
          <w:rFonts w:ascii="Times New Roman" w:eastAsiaTheme="minorEastAsia" w:hAnsi="Times New Roman" w:cs="Times New Roman"/>
          <w:sz w:val="24"/>
          <w:szCs w:val="24"/>
        </w:rPr>
        <w:t>s</w:t>
      </w:r>
      <w:r w:rsidRPr="00A12B99">
        <w:rPr>
          <w:rFonts w:ascii="Times New Roman" w:eastAsiaTheme="minorEastAsia" w:hAnsi="Times New Roman" w:cs="Times New Roman"/>
          <w:sz w:val="24"/>
          <w:szCs w:val="24"/>
        </w:rPr>
        <w:t xml:space="preserve"> (duy nhất) có trong toàn bộ UD, mỗi giá trị mà hàm cho ra chính là xác suất của item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i</m:t>
            </m:r>
          </m:sub>
        </m:sSub>
      </m:oMath>
      <w:r w:rsidRPr="00A12B99">
        <w:rPr>
          <w:rFonts w:ascii="Times New Roman" w:eastAsiaTheme="minorEastAsia" w:hAnsi="Times New Roman" w:cs="Times New Roman"/>
          <w:sz w:val="24"/>
          <w:szCs w:val="24"/>
        </w:rPr>
        <w:t xml:space="preserve"> trong transaction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j</m:t>
            </m:r>
          </m:sub>
        </m:sSub>
      </m:oMath>
      <w:r w:rsidRPr="00A12B99">
        <w:rPr>
          <w:rFonts w:ascii="Times New Roman" w:eastAsiaTheme="minorEastAsia" w:hAnsi="Times New Roman" w:cs="Times New Roman"/>
          <w:sz w:val="24"/>
          <w:szCs w:val="24"/>
        </w:rPr>
        <w:t>.</w:t>
      </w:r>
    </w:p>
    <w:p w14:paraId="1492539E" w14:textId="7CA68C62" w:rsidR="0034311B" w:rsidRDefault="0034311B" w:rsidP="0034311B">
      <w:pPr>
        <w:pStyle w:val="Heading2"/>
      </w:pPr>
      <w:bookmarkStart w:id="15" w:name="_Toc155474099"/>
      <w:r>
        <w:t xml:space="preserve">Định nghĩa 2 </w:t>
      </w:r>
      <w:r w:rsidR="009E17A4">
        <w:t xml:space="preserve">- </w:t>
      </w:r>
      <w:r>
        <w:t>Weight table</w:t>
      </w:r>
      <w:bookmarkEnd w:id="15"/>
    </w:p>
    <w:p w14:paraId="0A0DCD01" w14:textId="4EEFB560" w:rsidR="0034311B" w:rsidRDefault="0034311B" w:rsidP="0034311B">
      <w:pPr>
        <w:spacing w:line="480" w:lineRule="auto"/>
        <w:ind w:firstLine="720"/>
        <w:rPr>
          <w:rFonts w:eastAsiaTheme="minorEastAsia"/>
          <w:sz w:val="24"/>
          <w:szCs w:val="24"/>
        </w:rPr>
      </w:pPr>
      <w:r w:rsidRPr="0034311B">
        <w:rPr>
          <w:sz w:val="24"/>
          <w:szCs w:val="24"/>
        </w:rPr>
        <w:lastRenderedPageBreak/>
        <w:t xml:space="preserve">Weight table là một bảng tra cứu weight của các items, có hình dung nó thông qua biểu thị tập hợp </w:t>
      </w:r>
      <m:oMath>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sz w:val="24"/>
                <w:szCs w:val="24"/>
              </w:rPr>
              <m:t>w</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 w</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,…,w</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e>
        </m:d>
      </m:oMath>
      <w:r>
        <w:rPr>
          <w:rFonts w:eastAsiaTheme="minorEastAsia"/>
          <w:sz w:val="24"/>
          <w:szCs w:val="24"/>
        </w:rPr>
        <w:t xml:space="preserve">, với mỗi </w:t>
      </w:r>
      <m:oMath>
        <m:r>
          <w:rPr>
            <w:rFonts w:ascii="Cambria Math" w:eastAsiaTheme="minorEastAsia" w:hAnsi="Cambria Math"/>
            <w:sz w:val="24"/>
            <w:szCs w:val="24"/>
          </w:rPr>
          <m:t>w</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e>
        </m:d>
      </m:oMath>
      <w:r>
        <w:rPr>
          <w:rFonts w:eastAsiaTheme="minorEastAsia"/>
          <w:sz w:val="24"/>
          <w:szCs w:val="24"/>
        </w:rPr>
        <w:t xml:space="preserve"> là weight của item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oMath>
      <w:r>
        <w:rPr>
          <w:rFonts w:eastAsiaTheme="minorEastAsia"/>
          <w:sz w:val="24"/>
          <w:szCs w:val="24"/>
        </w:rPr>
        <w:t>.</w:t>
      </w:r>
    </w:p>
    <w:p w14:paraId="7B7DB627" w14:textId="47F0B9C4" w:rsidR="0034311B" w:rsidRDefault="0034311B" w:rsidP="0034311B">
      <w:pPr>
        <w:pStyle w:val="Heading2"/>
      </w:pPr>
      <w:bookmarkStart w:id="16" w:name="_Toc155474100"/>
      <w:r>
        <w:t xml:space="preserve">Định nghĩa 3 </w:t>
      </w:r>
      <w:r w:rsidR="009E17A4">
        <w:t xml:space="preserve">- </w:t>
      </w:r>
      <w:r>
        <w:t>Probabilistic frequent itemset</w:t>
      </w:r>
      <w:bookmarkEnd w:id="16"/>
    </w:p>
    <w:p w14:paraId="7785FE94" w14:textId="07A73908" w:rsidR="00EE5888" w:rsidRPr="00EE5888" w:rsidRDefault="0034311B" w:rsidP="00F53666">
      <w:pPr>
        <w:pStyle w:val="Nidungvnbn"/>
        <w:spacing w:line="480" w:lineRule="auto"/>
        <w:rPr>
          <w:sz w:val="24"/>
          <w:szCs w:val="24"/>
        </w:rPr>
      </w:pPr>
      <w:r w:rsidRPr="00EE5888">
        <w:rPr>
          <w:sz w:val="24"/>
          <w:szCs w:val="24"/>
        </w:rPr>
        <w:t xml:space="preserve">Cho một </w:t>
      </w:r>
      <w:r w:rsidR="000C32E8" w:rsidRPr="00EE5888">
        <w:rPr>
          <w:sz w:val="24"/>
          <w:szCs w:val="24"/>
        </w:rPr>
        <w:t xml:space="preserve">uncertain dataset DB, một minimum support </w:t>
      </w:r>
      <m:oMath>
        <m:r>
          <w:rPr>
            <w:rFonts w:ascii="Cambria Math" w:hAnsi="Cambria Math"/>
            <w:sz w:val="24"/>
            <w:szCs w:val="24"/>
          </w:rPr>
          <m:t>msup</m:t>
        </m:r>
      </m:oMath>
      <w:r w:rsidR="000C32E8" w:rsidRPr="00EE5888">
        <w:rPr>
          <w:sz w:val="24"/>
          <w:szCs w:val="24"/>
        </w:rPr>
        <w:t xml:space="preserve">, một </w:t>
      </w:r>
      <w:r w:rsidR="00EE5888">
        <w:rPr>
          <w:sz w:val="24"/>
          <w:szCs w:val="24"/>
        </w:rPr>
        <w:t xml:space="preserve">probabilistic frequent threshold </w:t>
      </w:r>
      <m:oMath>
        <m:r>
          <w:rPr>
            <w:rFonts w:ascii="Cambria Math" w:hAnsi="Cambria Math"/>
            <w:sz w:val="24"/>
            <w:szCs w:val="24"/>
          </w:rPr>
          <m:t>t</m:t>
        </m:r>
      </m:oMath>
      <w:r w:rsidR="000C32E8" w:rsidRPr="00EE5888">
        <w:rPr>
          <w:sz w:val="24"/>
          <w:szCs w:val="24"/>
        </w:rPr>
        <w:t xml:space="preserve">. Một itemset </w:t>
      </w:r>
      <m:oMath>
        <m:r>
          <w:rPr>
            <w:rFonts w:ascii="Cambria Math" w:hAnsi="Cambria Math"/>
            <w:sz w:val="24"/>
            <w:szCs w:val="24"/>
          </w:rPr>
          <m:t>X⊆I</m:t>
        </m:r>
      </m:oMath>
      <w:r w:rsidR="000C32E8" w:rsidRPr="00EE5888">
        <w:rPr>
          <w:sz w:val="24"/>
          <w:szCs w:val="24"/>
        </w:rPr>
        <w:t xml:space="preserve"> là một </w:t>
      </w:r>
      <w:r w:rsidR="000C7827" w:rsidRPr="00EE5888">
        <w:rPr>
          <w:sz w:val="24"/>
          <w:szCs w:val="24"/>
        </w:rPr>
        <w:t xml:space="preserve">PFI khi </w:t>
      </w:r>
      <w:r w:rsidR="007C4B66" w:rsidRPr="00EE5888">
        <w:rPr>
          <w:sz w:val="24"/>
          <w:szCs w:val="24"/>
        </w:rPr>
        <w:t xml:space="preserve">và chỉ khi </w:t>
      </w:r>
      <m:oMath>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r>
                  <w:rPr>
                    <w:rFonts w:ascii="Cambria Math" w:hAnsi="Cambria Math"/>
                    <w:sz w:val="24"/>
                    <w:szCs w:val="24"/>
                  </w:rPr>
                  <m:t>Sup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≥msup</m:t>
                </m:r>
              </m:e>
            </m:d>
            <m:r>
              <w:rPr>
                <w:rFonts w:ascii="Cambria Math" w:hAnsi="Cambria Math"/>
                <w:sz w:val="24"/>
                <w:szCs w:val="24"/>
              </w:rPr>
              <m:t>≥t</m:t>
            </m:r>
          </m:e>
        </m:func>
      </m:oMath>
      <w:r w:rsidR="007C4B66" w:rsidRPr="00EE5888">
        <w:rPr>
          <w:sz w:val="24"/>
          <w:szCs w:val="24"/>
        </w:rPr>
        <w:t>.</w:t>
      </w:r>
      <w:r w:rsidR="00EE5888" w:rsidRPr="00EE5888">
        <w:rPr>
          <w:sz w:val="24"/>
          <w:szCs w:val="24"/>
        </w:rPr>
        <w:t xml:space="preserve"> </w:t>
      </w:r>
    </w:p>
    <w:p w14:paraId="6749BAF6" w14:textId="390D132C" w:rsidR="007C4B66" w:rsidRPr="00086C7E" w:rsidRDefault="007C4B66" w:rsidP="00F53666">
      <w:pPr>
        <w:pStyle w:val="Nidungvnbn"/>
        <w:spacing w:line="480" w:lineRule="auto"/>
        <w:rPr>
          <w:sz w:val="24"/>
          <w:szCs w:val="24"/>
        </w:rPr>
      </w:pPr>
      <w:r w:rsidRPr="00086C7E">
        <w:rPr>
          <w:sz w:val="24"/>
          <w:szCs w:val="24"/>
        </w:rPr>
        <w:t xml:space="preserve">Ta có thể tính </w:t>
      </w:r>
      <m:oMath>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r>
                  <w:rPr>
                    <w:rFonts w:ascii="Cambria Math" w:hAnsi="Cambria Math"/>
                    <w:sz w:val="24"/>
                    <w:szCs w:val="24"/>
                  </w:rPr>
                  <m:t>Sup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≥msup</m:t>
                </m:r>
              </m:e>
            </m:d>
            <m:r>
              <w:rPr>
                <w:rFonts w:ascii="Cambria Math" w:hAnsi="Cambria Math"/>
                <w:sz w:val="24"/>
                <w:szCs w:val="24"/>
              </w:rPr>
              <m:t>≥t</m:t>
            </m:r>
          </m:e>
        </m:func>
        <m:r>
          <w:rPr>
            <w:rFonts w:ascii="Cambria Math" w:hAnsi="Cambria Math"/>
            <w:sz w:val="24"/>
            <w:szCs w:val="24"/>
          </w:rPr>
          <m:t xml:space="preserve"> </m:t>
        </m:r>
      </m:oMath>
      <w:r w:rsidRPr="00086C7E">
        <w:rPr>
          <w:sz w:val="24"/>
          <w:szCs w:val="24"/>
        </w:rPr>
        <w:t>theo công thức sau:</w:t>
      </w:r>
    </w:p>
    <w:p w14:paraId="0B16181E" w14:textId="7E619966" w:rsidR="007C4B66" w:rsidRPr="00EE5888" w:rsidRDefault="00B41847" w:rsidP="00F53666">
      <w:pPr>
        <w:spacing w:line="480" w:lineRule="auto"/>
        <w:rPr>
          <w:rFonts w:eastAsiaTheme="minorEastAsia"/>
          <w:sz w:val="24"/>
          <w:szCs w:val="24"/>
        </w:rPr>
      </w:pPr>
      <m:oMathPara>
        <m:oMath>
          <m:r>
            <m:rPr>
              <m:sty m:val="p"/>
            </m:rPr>
            <w:rPr>
              <w:rFonts w:ascii="Cambria Math" w:eastAsiaTheme="minorEastAsia" w:hAnsi="Cambria Math"/>
              <w:sz w:val="24"/>
              <w:szCs w:val="24"/>
            </w:rPr>
            <m:t>Pr</m:t>
          </m:r>
          <m:d>
            <m:dPr>
              <m:ctrlPr>
                <w:rPr>
                  <w:rFonts w:ascii="Cambria Math" w:eastAsiaTheme="minorEastAsia" w:hAnsi="Cambria Math"/>
                  <w:i/>
                  <w:sz w:val="24"/>
                  <w:szCs w:val="24"/>
                </w:rPr>
              </m:ctrlPr>
            </m:dPr>
            <m:e>
              <m:r>
                <w:rPr>
                  <w:rFonts w:ascii="Cambria Math" w:eastAsiaTheme="minorEastAsia" w:hAnsi="Cambria Math"/>
                  <w:sz w:val="24"/>
                  <w:szCs w:val="24"/>
                </w:rPr>
                <m:t>Sup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≥msup</m:t>
              </m:r>
            </m:e>
          </m:d>
          <m:r>
            <w:rPr>
              <w:rFonts w:ascii="Cambria Math" w:eastAsiaTheme="minorEastAsia" w:hAnsi="Cambria Math"/>
              <w:sz w:val="24"/>
              <w:szCs w:val="24"/>
            </w:rPr>
            <m:t xml:space="preserve">= </m:t>
          </m:r>
          <m:nary>
            <m:naryPr>
              <m:chr m:val="∑"/>
              <m:limLoc m:val="undOvr"/>
              <m:supHide m:val="1"/>
              <m:ctrlPr>
                <w:rPr>
                  <w:rFonts w:ascii="Cambria Math" w:eastAsiaTheme="minorEastAsia" w:hAnsi="Cambria Math"/>
                  <w:i/>
                  <w:sz w:val="24"/>
                  <w:szCs w:val="24"/>
                </w:rPr>
              </m:ctrlPr>
            </m:naryPr>
            <m:sub>
              <m:m>
                <m:mPr>
                  <m:mcs>
                    <m:mc>
                      <m:mcPr>
                        <m:count m:val="1"/>
                        <m:mcJc m:val="center"/>
                      </m:mcPr>
                    </m:mc>
                  </m:mcs>
                  <m:ctrlPr>
                    <w:rPr>
                      <w:rFonts w:ascii="Cambria Math" w:eastAsiaTheme="minorEastAsia" w:hAnsi="Cambria Math"/>
                      <w:i/>
                      <w:sz w:val="24"/>
                      <w:szCs w:val="24"/>
                    </w:rPr>
                  </m:ctrlPr>
                </m:mPr>
                <m:mr>
                  <m:e>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r>
                      <w:rPr>
                        <w:rFonts w:ascii="Cambria Math" w:eastAsiaTheme="minorEastAsia" w:hAnsi="Cambria Math"/>
                        <w:sz w:val="24"/>
                        <w:szCs w:val="24"/>
                      </w:rPr>
                      <m:t>⊆T</m:t>
                    </m:r>
                  </m:e>
                </m:mr>
                <m:mr>
                  <m:e>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r>
                      <w:rPr>
                        <w:rFonts w:ascii="Cambria Math" w:eastAsiaTheme="minorEastAsia" w:hAnsi="Cambria Math"/>
                        <w:sz w:val="24"/>
                        <w:szCs w:val="24"/>
                      </w:rPr>
                      <m:t>≥msup</m:t>
                    </m:r>
                  </m:e>
                </m:mr>
              </m:m>
            </m:sub>
            <m:sup/>
            <m:e>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 ∈</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sub>
                <m:sup/>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ctrlPr>
                            <w:rPr>
                              <w:rFonts w:ascii="Cambria Math" w:eastAsiaTheme="minorEastAsia" w:hAnsi="Cambria Math"/>
                              <w:i/>
                              <w:sz w:val="24"/>
                              <w:szCs w:val="24"/>
                            </w:rPr>
                          </m:ctrlPr>
                        </m:dPr>
                        <m:e>
                          <m:r>
                            <w:rPr>
                              <w:rFonts w:ascii="Cambria Math" w:eastAsiaTheme="minorEastAsia" w:hAnsi="Cambria Math"/>
                              <w:sz w:val="24"/>
                              <w:szCs w:val="24"/>
                            </w:rPr>
                            <m:t>X⊆t</m:t>
                          </m:r>
                        </m:e>
                      </m:d>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 ∈ T-</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sub>
                        <m:sup/>
                        <m:e>
                          <m:d>
                            <m:dPr>
                              <m:ctrlPr>
                                <w:rPr>
                                  <w:rFonts w:ascii="Cambria Math" w:eastAsiaTheme="minorEastAsia" w:hAnsi="Cambria Math"/>
                                  <w:i/>
                                  <w:sz w:val="24"/>
                                  <w:szCs w:val="24"/>
                                </w:rPr>
                              </m:ctrlPr>
                            </m:dPr>
                            <m:e>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ctrlPr>
                                        <w:rPr>
                                          <w:rFonts w:ascii="Cambria Math" w:eastAsiaTheme="minorEastAsia" w:hAnsi="Cambria Math"/>
                                          <w:i/>
                                          <w:sz w:val="24"/>
                                          <w:szCs w:val="24"/>
                                        </w:rPr>
                                      </m:ctrlPr>
                                    </m:dPr>
                                    <m:e>
                                      <m:r>
                                        <w:rPr>
                                          <w:rFonts w:ascii="Cambria Math" w:eastAsiaTheme="minorEastAsia" w:hAnsi="Cambria Math"/>
                                          <w:sz w:val="24"/>
                                          <w:szCs w:val="24"/>
                                        </w:rPr>
                                        <m:t>X⊆t</m:t>
                                      </m:r>
                                    </m:e>
                                  </m:d>
                                </m:e>
                              </m:func>
                            </m:e>
                          </m:d>
                        </m:e>
                      </m:nary>
                    </m:e>
                  </m:func>
                </m:e>
              </m:nary>
            </m:e>
          </m:nary>
        </m:oMath>
      </m:oMathPara>
    </w:p>
    <w:p w14:paraId="5EE9F457" w14:textId="1900C860" w:rsidR="007C4B66" w:rsidRPr="00EE5888" w:rsidRDefault="007C4B66" w:rsidP="00F53666">
      <w:pPr>
        <w:pStyle w:val="Nidungvnbn"/>
        <w:spacing w:line="480" w:lineRule="auto"/>
        <w:rPr>
          <w:sz w:val="24"/>
          <w:szCs w:val="24"/>
        </w:rPr>
      </w:pPr>
      <w:r w:rsidRPr="00EE5888">
        <w:rPr>
          <w:sz w:val="24"/>
          <w:szCs w:val="24"/>
        </w:rPr>
        <w:t xml:space="preserve">Tuy nhiên, việc đi tìm các tổ hợp của </w:t>
      </w:r>
      <m:oMath>
        <m:r>
          <w:rPr>
            <w:rFonts w:ascii="Cambria Math" w:hAnsi="Cambria Math"/>
            <w:sz w:val="24"/>
            <w:szCs w:val="24"/>
          </w:rPr>
          <m:t>T</m:t>
        </m:r>
      </m:oMath>
      <w:r w:rsidRPr="00EE5888">
        <w:rPr>
          <w:sz w:val="24"/>
          <w:szCs w:val="24"/>
        </w:rPr>
        <w:t xml:space="preserve"> theo điều kiện </w:t>
      </w:r>
      <m:oMath>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m:t>
            </m:r>
          </m:sup>
        </m:sSup>
        <m:r>
          <m:rPr>
            <m:sty m:val="p"/>
          </m:rPr>
          <w:rPr>
            <w:rFonts w:ascii="Cambria Math" w:hAnsi="Cambria Math"/>
            <w:sz w:val="24"/>
            <w:szCs w:val="24"/>
          </w:rPr>
          <m:t>⊆</m:t>
        </m:r>
        <m:r>
          <w:rPr>
            <w:rFonts w:ascii="Cambria Math" w:hAnsi="Cambria Math"/>
            <w:sz w:val="24"/>
            <w:szCs w:val="24"/>
          </w:rPr>
          <m:t>T</m:t>
        </m:r>
      </m:oMath>
      <w:r w:rsidRPr="00EE5888">
        <w:rPr>
          <w:sz w:val="24"/>
          <w:szCs w:val="24"/>
        </w:rPr>
        <w:t xml:space="preserve"> có thời gian tìm kiếm rất lớn khi dataset ngày càng tăng chính vì thế</w:t>
      </w:r>
      <w:r w:rsidR="009E17A4" w:rsidRPr="00EE5888">
        <w:rPr>
          <w:sz w:val="24"/>
          <w:szCs w:val="24"/>
        </w:rPr>
        <w:t xml:space="preserve"> bài báo </w:t>
      </w:r>
      <w:sdt>
        <w:sdtPr>
          <w:rPr>
            <w:color w:val="000000"/>
            <w:sz w:val="24"/>
            <w:szCs w:val="24"/>
          </w:rPr>
          <w:tag w:val="MENDELEY_CITATION_v3_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"/>
          <w:id w:val="541637187"/>
          <w:placeholder>
            <w:docPart w:val="DefaultPlaceholder_-1854013440"/>
          </w:placeholder>
        </w:sdtPr>
        <w:sdtContent>
          <w:r w:rsidR="008E1855" w:rsidRPr="008E1855">
            <w:rPr>
              <w:color w:val="000000"/>
              <w:sz w:val="24"/>
              <w:szCs w:val="24"/>
            </w:rPr>
            <w:t>[2]</w:t>
          </w:r>
        </w:sdtContent>
      </w:sdt>
      <w:r w:rsidR="009E17A4" w:rsidRPr="00EE5888">
        <w:rPr>
          <w:sz w:val="24"/>
          <w:szCs w:val="24"/>
        </w:rPr>
        <w:t xml:space="preserve"> đã giới thiệu công thức truy hồi nhằm giảm thời gian tìm kiếm</w:t>
      </w:r>
      <w:r w:rsidR="00B41847" w:rsidRPr="00EE5888">
        <w:rPr>
          <w:sz w:val="24"/>
          <w:szCs w:val="24"/>
        </w:rPr>
        <w:t>. Việc cài đặt công thức truy hồi theo dynamic programing sẽ được đề cập chi tiết thông qua phần</w:t>
      </w:r>
      <w:r w:rsidR="00CC26BB">
        <w:rPr>
          <w:sz w:val="24"/>
          <w:szCs w:val="24"/>
        </w:rPr>
        <w:t xml:space="preserve"> </w:t>
      </w:r>
      <w:r w:rsidR="00CC26BB" w:rsidRPr="00CC26BB">
        <w:rPr>
          <w:sz w:val="24"/>
          <w:szCs w:val="24"/>
        </w:rPr>
        <w:fldChar w:fldCharType="begin"/>
      </w:r>
      <w:r w:rsidR="00CC26BB" w:rsidRPr="00CC26BB">
        <w:rPr>
          <w:sz w:val="24"/>
          <w:szCs w:val="24"/>
        </w:rPr>
        <w:instrText xml:space="preserve"> REF _Ref155473755 \h </w:instrText>
      </w:r>
      <w:r w:rsidR="00CC26BB" w:rsidRPr="00CC26BB">
        <w:rPr>
          <w:sz w:val="24"/>
          <w:szCs w:val="24"/>
        </w:rPr>
      </w:r>
      <w:r w:rsidR="00CC26BB">
        <w:rPr>
          <w:sz w:val="24"/>
          <w:szCs w:val="24"/>
        </w:rPr>
        <w:instrText xml:space="preserve"> \* MERGEFORMAT </w:instrText>
      </w:r>
      <w:r w:rsidR="00CC26BB" w:rsidRPr="00CC26BB">
        <w:rPr>
          <w:sz w:val="24"/>
          <w:szCs w:val="24"/>
        </w:rPr>
        <w:fldChar w:fldCharType="separate"/>
      </w:r>
      <w:r w:rsidR="00CC26BB" w:rsidRPr="00CC26BB">
        <w:rPr>
          <w:sz w:val="24"/>
          <w:szCs w:val="24"/>
        </w:rPr>
        <w:t>Phương thức</w:t>
      </w:r>
      <w:r w:rsidR="00CC26BB" w:rsidRPr="00CC26BB">
        <w:rPr>
          <w:sz w:val="24"/>
          <w:szCs w:val="24"/>
        </w:rPr>
        <w:t xml:space="preserve"> </w:t>
      </w:r>
      <w:proofErr w:type="gramStart"/>
      <w:r w:rsidR="00CC26BB" w:rsidRPr="00CC26BB">
        <w:rPr>
          <w:sz w:val="24"/>
          <w:szCs w:val="24"/>
        </w:rPr>
        <w:t>pro</w:t>
      </w:r>
      <w:r w:rsidR="00CC26BB" w:rsidRPr="00CC26BB">
        <w:rPr>
          <w:sz w:val="24"/>
          <w:szCs w:val="24"/>
        </w:rPr>
        <w:t>b</w:t>
      </w:r>
      <w:r w:rsidR="00CC26BB" w:rsidRPr="00CC26BB">
        <w:rPr>
          <w:sz w:val="24"/>
          <w:szCs w:val="24"/>
        </w:rPr>
        <w:t>XInUD(</w:t>
      </w:r>
      <w:proofErr w:type="gramEnd"/>
      <w:r w:rsidR="00CC26BB" w:rsidRPr="00CC26BB">
        <w:rPr>
          <w:sz w:val="24"/>
          <w:szCs w:val="24"/>
        </w:rPr>
        <w:t>)</w:t>
      </w:r>
      <w:r w:rsidR="00CC26BB" w:rsidRPr="00CC26BB">
        <w:rPr>
          <w:sz w:val="24"/>
          <w:szCs w:val="24"/>
        </w:rPr>
        <w:fldChar w:fldCharType="end"/>
      </w:r>
      <w:r w:rsidR="00EE5888" w:rsidRPr="00EE5888">
        <w:rPr>
          <w:sz w:val="24"/>
          <w:szCs w:val="24"/>
        </w:rPr>
        <w:t>.</w:t>
      </w:r>
    </w:p>
    <w:p w14:paraId="7C714D1A" w14:textId="745F031D" w:rsidR="00EE5888" w:rsidRDefault="00EE5888" w:rsidP="00D875E8">
      <w:pPr>
        <w:pStyle w:val="Heading2"/>
      </w:pPr>
      <w:bookmarkStart w:id="17" w:name="_Toc155474101"/>
      <w:r>
        <w:t>Định nghĩa 4 - Weighted probabilistic frequent itemset</w:t>
      </w:r>
      <w:bookmarkEnd w:id="17"/>
    </w:p>
    <w:p w14:paraId="5E5717A0" w14:textId="0E6E51A7" w:rsidR="00EE5888" w:rsidRPr="00D875E8" w:rsidRDefault="00EE5888" w:rsidP="00D875E8">
      <w:pPr>
        <w:pStyle w:val="Nidungvnbn"/>
        <w:spacing w:line="480" w:lineRule="auto"/>
        <w:rPr>
          <w:sz w:val="24"/>
          <w:szCs w:val="24"/>
        </w:rPr>
      </w:pPr>
      <w:r w:rsidRPr="00D875E8">
        <w:rPr>
          <w:sz w:val="24"/>
          <w:szCs w:val="24"/>
        </w:rPr>
        <w:t xml:space="preserve">Cho một uncertain dataset DB, một weight table </w:t>
      </w:r>
      <m:oMath>
        <m:r>
          <w:rPr>
            <w:rFonts w:ascii="Cambria Math" w:hAnsi="Cambria Math"/>
            <w:sz w:val="24"/>
            <w:szCs w:val="24"/>
          </w:rPr>
          <m:t>w</m:t>
        </m:r>
      </m:oMath>
      <w:r w:rsidRPr="00D875E8">
        <w:rPr>
          <w:sz w:val="24"/>
          <w:szCs w:val="24"/>
        </w:rPr>
        <w:t xml:space="preserve">, một minimum support </w:t>
      </w:r>
      <m:oMath>
        <m:r>
          <w:rPr>
            <w:rFonts w:ascii="Cambria Math" w:hAnsi="Cambria Math"/>
            <w:sz w:val="24"/>
            <w:szCs w:val="24"/>
          </w:rPr>
          <m:t>msup</m:t>
        </m:r>
      </m:oMath>
      <w:r w:rsidRPr="00D875E8">
        <w:rPr>
          <w:sz w:val="24"/>
          <w:szCs w:val="24"/>
        </w:rPr>
        <w:t xml:space="preserve"> và một probabilistic frequent threshold </w:t>
      </w:r>
      <m:oMath>
        <m:r>
          <w:rPr>
            <w:rFonts w:ascii="Cambria Math" w:hAnsi="Cambria Math"/>
            <w:sz w:val="24"/>
            <w:szCs w:val="24"/>
          </w:rPr>
          <m:t>t</m:t>
        </m:r>
      </m:oMath>
      <w:r w:rsidRPr="00D875E8">
        <w:rPr>
          <w:sz w:val="24"/>
          <w:szCs w:val="24"/>
        </w:rPr>
        <w:t xml:space="preserve">, một itemset </w:t>
      </w:r>
      <m:oMath>
        <m:r>
          <w:rPr>
            <w:rFonts w:ascii="Cambria Math" w:hAnsi="Cambria Math"/>
            <w:sz w:val="24"/>
            <w:szCs w:val="24"/>
          </w:rPr>
          <m:t>X⊆I</m:t>
        </m:r>
      </m:oMath>
      <w:r w:rsidRPr="00D875E8">
        <w:rPr>
          <w:sz w:val="24"/>
          <w:szCs w:val="24"/>
        </w:rPr>
        <w:t xml:space="preserve"> là một wPFI </w:t>
      </w:r>
      <w:r w:rsidR="00086C7E" w:rsidRPr="00D875E8">
        <w:rPr>
          <w:sz w:val="24"/>
          <w:szCs w:val="24"/>
        </w:rPr>
        <w:t xml:space="preserve">khi và chỉ khi </w:t>
      </w: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X</m:t>
            </m:r>
          </m:e>
        </m:d>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r>
                  <w:rPr>
                    <w:rFonts w:ascii="Cambria Math" w:hAnsi="Cambria Math"/>
                    <w:sz w:val="24"/>
                    <w:szCs w:val="24"/>
                  </w:rPr>
                  <m:t>Sup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≥msup</m:t>
                </m:r>
              </m:e>
            </m:d>
          </m:e>
        </m:func>
        <m:r>
          <w:rPr>
            <w:rFonts w:ascii="Cambria Math" w:hAnsi="Cambria Math"/>
            <w:sz w:val="24"/>
            <w:szCs w:val="24"/>
          </w:rPr>
          <m:t>≥t</m:t>
        </m:r>
      </m:oMath>
      <w:r w:rsidR="00086C7E" w:rsidRPr="00D875E8">
        <w:rPr>
          <w:sz w:val="24"/>
          <w:szCs w:val="24"/>
        </w:rPr>
        <w:t>.</w:t>
      </w:r>
      <w:r w:rsidRPr="00D875E8">
        <w:rPr>
          <w:sz w:val="24"/>
          <w:szCs w:val="24"/>
        </w:rPr>
        <w:t xml:space="preserve"> </w:t>
      </w:r>
    </w:p>
    <w:p w14:paraId="36136A88" w14:textId="382140A0" w:rsidR="00086C7E" w:rsidRDefault="00086C7E" w:rsidP="00086C7E">
      <w:pPr>
        <w:pStyle w:val="Heading2"/>
      </w:pPr>
      <w:bookmarkStart w:id="18" w:name="_Toc155474102"/>
      <w:r>
        <w:t xml:space="preserve">Định nghĩa 5 </w:t>
      </w:r>
      <w:r w:rsidR="00F471C6">
        <w:t>-</w:t>
      </w:r>
      <w:r>
        <w:t xml:space="preserve"> Itemset weight</w:t>
      </w:r>
      <w:bookmarkEnd w:id="18"/>
    </w:p>
    <w:p w14:paraId="50E97FCC" w14:textId="2815DF62" w:rsidR="00086C7E" w:rsidRPr="00086C7E" w:rsidRDefault="00086C7E" w:rsidP="00086C7E">
      <w:pPr>
        <w:rPr>
          <w:rFonts w:eastAsiaTheme="minorEastAsia"/>
          <w:sz w:val="24"/>
          <w:szCs w:val="24"/>
        </w:rPr>
      </w:pPr>
      <w:r w:rsidRPr="00086C7E">
        <w:rPr>
          <w:sz w:val="24"/>
          <w:szCs w:val="24"/>
        </w:rPr>
        <w:t xml:space="preserve">Cho một itemset </w:t>
      </w:r>
      <m:oMath>
        <m:r>
          <w:rPr>
            <w:rFonts w:ascii="Cambria Math" w:hAnsi="Cambria Math"/>
            <w:sz w:val="24"/>
            <w:szCs w:val="24"/>
          </w:rPr>
          <m:t>X⊆I</m:t>
        </m:r>
      </m:oMath>
      <w:r w:rsidRPr="00086C7E">
        <w:rPr>
          <w:rFonts w:eastAsiaTheme="minorEastAsia"/>
          <w:sz w:val="24"/>
          <w:szCs w:val="24"/>
        </w:rPr>
        <w:t xml:space="preserve">, weight của itemset </w:t>
      </w:r>
      <m:oMath>
        <m:r>
          <w:rPr>
            <w:rFonts w:ascii="Cambria Math" w:eastAsiaTheme="minorEastAsia" w:hAnsi="Cambria Math"/>
            <w:sz w:val="24"/>
            <w:szCs w:val="24"/>
          </w:rPr>
          <m:t>X</m:t>
        </m:r>
      </m:oMath>
      <w:r w:rsidRPr="00086C7E">
        <w:rPr>
          <w:rFonts w:eastAsiaTheme="minorEastAsia"/>
          <w:sz w:val="24"/>
          <w:szCs w:val="24"/>
        </w:rPr>
        <w:t xml:space="preserve"> được tính bằng trung bình weight của các items có trong itemset </w:t>
      </w:r>
      <m:oMath>
        <m:r>
          <w:rPr>
            <w:rFonts w:ascii="Cambria Math" w:eastAsiaTheme="minorEastAsia" w:hAnsi="Cambria Math"/>
            <w:sz w:val="24"/>
            <w:szCs w:val="24"/>
          </w:rPr>
          <m:t>X</m:t>
        </m:r>
      </m:oMath>
      <w:r w:rsidRPr="00086C7E">
        <w:rPr>
          <w:rFonts w:eastAsiaTheme="minorEastAsia"/>
          <w:sz w:val="24"/>
          <w:szCs w:val="24"/>
        </w:rPr>
        <w:t>.</w:t>
      </w:r>
    </w:p>
    <w:p w14:paraId="06CB64B0" w14:textId="1FF33F90" w:rsidR="00086C7E" w:rsidRPr="00F471C6" w:rsidRDefault="00086C7E" w:rsidP="00086C7E">
      <w:pPr>
        <w:rPr>
          <w:rFonts w:eastAsiaTheme="minorEastAsia"/>
          <w:sz w:val="24"/>
          <w:szCs w:val="24"/>
        </w:rPr>
      </w:pPr>
      <m:oMathPara>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d>
                <m:dPr>
                  <m:begChr m:val="|"/>
                  <m:endChr m:val="|"/>
                  <m:ctrlPr>
                    <w:rPr>
                      <w:rFonts w:ascii="Cambria Math" w:hAnsi="Cambria Math"/>
                      <w:i/>
                      <w:sz w:val="24"/>
                      <w:szCs w:val="24"/>
                    </w:rPr>
                  </m:ctrlPr>
                </m:dPr>
                <m:e>
                  <m:r>
                    <w:rPr>
                      <w:rFonts w:ascii="Cambria Math" w:hAnsi="Cambria Math"/>
                      <w:sz w:val="24"/>
                      <w:szCs w:val="24"/>
                    </w:rPr>
                    <m:t>X</m:t>
                  </m:r>
                </m:e>
              </m:d>
            </m:den>
          </m:f>
          <m:nary>
            <m:naryPr>
              <m:chr m:val="∑"/>
              <m:limLoc m:val="undOvr"/>
              <m:supHide m:val="1"/>
              <m:ctrlPr>
                <w:rPr>
                  <w:rFonts w:ascii="Cambria Math" w:hAnsi="Cambria Math"/>
                  <w:i/>
                  <w:sz w:val="24"/>
                  <w:szCs w:val="24"/>
                </w:rPr>
              </m:ctrlPr>
            </m:naryPr>
            <m:sub>
              <m:r>
                <w:rPr>
                  <w:rFonts w:ascii="Cambria Math" w:hAnsi="Cambria Math"/>
                  <w:sz w:val="24"/>
                  <w:szCs w:val="24"/>
                </w:rPr>
                <m:t>x∈X</m:t>
              </m:r>
            </m:sub>
            <m:sup/>
            <m:e>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x</m:t>
                  </m:r>
                </m:e>
              </m:d>
            </m:e>
          </m:nary>
        </m:oMath>
      </m:oMathPara>
    </w:p>
    <w:p w14:paraId="59C10CC4" w14:textId="22D6D76D" w:rsidR="00F471C6" w:rsidRDefault="00F471C6" w:rsidP="00F471C6">
      <w:pPr>
        <w:pStyle w:val="Heading1"/>
      </w:pPr>
      <w:bookmarkStart w:id="19" w:name="_Toc154051151"/>
      <w:bookmarkStart w:id="20" w:name="_Toc155474103"/>
      <w:r>
        <w:lastRenderedPageBreak/>
        <w:t>D</w:t>
      </w:r>
      <w:bookmarkEnd w:id="19"/>
      <w:r>
        <w:t>efinition input and output</w:t>
      </w:r>
      <w:bookmarkEnd w:id="20"/>
    </w:p>
    <w:p w14:paraId="75B0B8C7" w14:textId="17ADA734" w:rsidR="00631BA4" w:rsidRPr="00631BA4" w:rsidRDefault="00F471C6" w:rsidP="00631BA4">
      <w:pPr>
        <w:pStyle w:val="Heading2"/>
      </w:pPr>
      <w:bookmarkStart w:id="21" w:name="_Toc155474104"/>
      <w:r>
        <w:t xml:space="preserve">Định nghĩa </w:t>
      </w:r>
      <w:r w:rsidR="00DE388A">
        <w:t>input</w:t>
      </w:r>
      <w:bookmarkEnd w:id="21"/>
    </w:p>
    <w:p w14:paraId="1C8A8FBA" w14:textId="521376AB" w:rsidR="00DE388A" w:rsidRPr="00233677" w:rsidRDefault="00DE388A" w:rsidP="00233677">
      <w:pPr>
        <w:pStyle w:val="Nidungvnbn"/>
        <w:spacing w:line="480" w:lineRule="auto"/>
        <w:rPr>
          <w:rFonts w:cs="Times New Roman"/>
          <w:sz w:val="24"/>
          <w:szCs w:val="24"/>
        </w:rPr>
      </w:pPr>
      <w:r w:rsidRPr="00233677">
        <w:rPr>
          <w:rFonts w:cs="Times New Roman"/>
          <w:sz w:val="24"/>
          <w:szCs w:val="24"/>
        </w:rPr>
        <w:t>Phần này</w:t>
      </w:r>
      <w:r w:rsidR="00631BA4" w:rsidRPr="00233677">
        <w:rPr>
          <w:rFonts w:cs="Times New Roman"/>
          <w:sz w:val="24"/>
          <w:szCs w:val="24"/>
        </w:rPr>
        <w:t xml:space="preserve"> chúng tôi</w:t>
      </w:r>
      <w:r w:rsidRPr="00233677">
        <w:rPr>
          <w:rFonts w:cs="Times New Roman"/>
          <w:sz w:val="24"/>
          <w:szCs w:val="24"/>
        </w:rPr>
        <w:t xml:space="preserve"> sẽ nói về việc chúng tôi định nghĩa input được bài báo </w:t>
      </w:r>
      <w:sdt>
        <w:sdtPr>
          <w:rPr>
            <w:rFonts w:cs="Times New Roman"/>
            <w:color w:val="000000"/>
            <w:sz w:val="24"/>
            <w:szCs w:val="24"/>
          </w:rPr>
          <w:tag w:val="MENDELEY_CITATION_v3_eyJjaXRhdGlvbklEIjoiTUVOREVMRVlfQ0lUQVRJT05fNjdlMzBlYTEtMTIzMC00MzU2LWJhYzEtMTI4OThjOWYzNTg5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
          <w:id w:val="610712367"/>
          <w:placeholder>
            <w:docPart w:val="DefaultPlaceholder_-1854013440"/>
          </w:placeholder>
        </w:sdtPr>
        <w:sdtContent>
          <w:r w:rsidR="008E1855" w:rsidRPr="008E1855">
            <w:rPr>
              <w:rFonts w:cs="Times New Roman"/>
              <w:color w:val="000000"/>
              <w:sz w:val="24"/>
              <w:szCs w:val="24"/>
            </w:rPr>
            <w:t>[1]</w:t>
          </w:r>
        </w:sdtContent>
      </w:sdt>
      <w:r w:rsidRPr="00233677">
        <w:rPr>
          <w:rFonts w:cs="Times New Roman"/>
          <w:sz w:val="24"/>
          <w:szCs w:val="24"/>
        </w:rPr>
        <w:t xml:space="preserve"> đề cập trong pseudocode wPFI – Apiori </w:t>
      </w:r>
      <w:r w:rsidR="00C70529" w:rsidRPr="00233677">
        <w:rPr>
          <w:rFonts w:cs="Times New Roman"/>
          <w:sz w:val="24"/>
          <w:szCs w:val="24"/>
        </w:rPr>
        <w:t xml:space="preserve">algorithm </w:t>
      </w:r>
      <w:r w:rsidRPr="00233677">
        <w:rPr>
          <w:rFonts w:cs="Times New Roman"/>
          <w:sz w:val="24"/>
          <w:szCs w:val="24"/>
        </w:rPr>
        <w:t>thành code bằng ngôn ngữ lập trình java.</w:t>
      </w:r>
    </w:p>
    <w:p w14:paraId="4C42E1C4" w14:textId="35C7FFAE" w:rsidR="00C70529" w:rsidRPr="00233677" w:rsidRDefault="00C70529" w:rsidP="00233677">
      <w:pPr>
        <w:pStyle w:val="Nidungvnbn"/>
        <w:spacing w:line="480" w:lineRule="auto"/>
        <w:ind w:firstLine="0"/>
        <w:rPr>
          <w:rFonts w:cs="Times New Roman"/>
          <w:sz w:val="24"/>
          <w:szCs w:val="24"/>
        </w:rPr>
      </w:pPr>
      <w:r w:rsidRPr="00233677">
        <w:rPr>
          <w:rFonts w:cs="Times New Roman"/>
          <w:sz w:val="24"/>
          <w:szCs w:val="24"/>
        </w:rPr>
        <w:t>UD: uncertain dataset (bộ dữ liệu không chắc chắn) có kiểu dữ liệu List&lt;Map&lt;T, Double&gt;&gt;.</w:t>
      </w:r>
    </w:p>
    <w:p w14:paraId="46E57691" w14:textId="1EE514FC" w:rsidR="00631BA4" w:rsidRPr="00233677" w:rsidRDefault="00631BA4" w:rsidP="00233677">
      <w:pPr>
        <w:pStyle w:val="Caption"/>
        <w:keepNext/>
        <w:spacing w:line="480" w:lineRule="auto"/>
        <w:rPr>
          <w:rFonts w:ascii="Times New Roman" w:hAnsi="Times New Roman" w:cs="Times New Roman"/>
          <w:szCs w:val="24"/>
        </w:rPr>
      </w:pPr>
      <w:r w:rsidRPr="00233677">
        <w:rPr>
          <w:rFonts w:ascii="Times New Roman" w:hAnsi="Times New Roman" w:cs="Times New Roman"/>
          <w:szCs w:val="24"/>
        </w:rPr>
        <w:t xml:space="preserve">Figure </w:t>
      </w:r>
      <w:r w:rsidR="00263608">
        <w:rPr>
          <w:rFonts w:ascii="Times New Roman" w:hAnsi="Times New Roman" w:cs="Times New Roman"/>
          <w:szCs w:val="24"/>
        </w:rPr>
        <w:fldChar w:fldCharType="begin"/>
      </w:r>
      <w:r w:rsidR="00263608">
        <w:rPr>
          <w:rFonts w:ascii="Times New Roman" w:hAnsi="Times New Roman" w:cs="Times New Roman"/>
          <w:szCs w:val="24"/>
        </w:rPr>
        <w:instrText xml:space="preserve"> SEQ Figure \* ARABIC </w:instrText>
      </w:r>
      <w:r w:rsidR="00263608">
        <w:rPr>
          <w:rFonts w:ascii="Times New Roman" w:hAnsi="Times New Roman" w:cs="Times New Roman"/>
          <w:szCs w:val="24"/>
        </w:rPr>
        <w:fldChar w:fldCharType="separate"/>
      </w:r>
      <w:r w:rsidR="002100B2">
        <w:rPr>
          <w:rFonts w:ascii="Times New Roman" w:hAnsi="Times New Roman" w:cs="Times New Roman"/>
          <w:noProof/>
          <w:szCs w:val="24"/>
        </w:rPr>
        <w:t>1</w:t>
      </w:r>
      <w:r w:rsidR="00263608">
        <w:rPr>
          <w:rFonts w:ascii="Times New Roman" w:hAnsi="Times New Roman" w:cs="Times New Roman"/>
          <w:szCs w:val="24"/>
        </w:rPr>
        <w:fldChar w:fldCharType="end"/>
      </w:r>
      <w:r w:rsidRPr="00233677">
        <w:rPr>
          <w:rFonts w:ascii="Times New Roman" w:hAnsi="Times New Roman" w:cs="Times New Roman"/>
          <w:szCs w:val="24"/>
        </w:rPr>
        <w:t xml:space="preserve">. Ví dụ input Uncertain dataset với T là </w:t>
      </w:r>
      <w:proofErr w:type="gramStart"/>
      <w:r w:rsidRPr="00233677">
        <w:rPr>
          <w:rFonts w:ascii="Times New Roman" w:hAnsi="Times New Roman" w:cs="Times New Roman"/>
          <w:szCs w:val="24"/>
        </w:rPr>
        <w:t>Integer</w:t>
      </w:r>
      <w:proofErr w:type="gramEnd"/>
    </w:p>
    <w:p w14:paraId="5D4F694D" w14:textId="65B9228F" w:rsidR="00C70529" w:rsidRPr="00233677" w:rsidRDefault="00631BA4" w:rsidP="001B3E41">
      <w:pPr>
        <w:pStyle w:val="Caption"/>
        <w:keepNext/>
        <w:spacing w:line="480" w:lineRule="auto"/>
        <w:ind w:left="720"/>
        <w:jc w:val="center"/>
        <w:rPr>
          <w:rFonts w:ascii="Times New Roman" w:hAnsi="Times New Roman" w:cs="Times New Roman"/>
          <w:b w:val="0"/>
          <w:bCs/>
          <w:i/>
          <w:iCs w:val="0"/>
          <w:szCs w:val="24"/>
        </w:rPr>
      </w:pPr>
      <w:r w:rsidRPr="00233677">
        <w:rPr>
          <w:rFonts w:ascii="Times New Roman" w:hAnsi="Times New Roman" w:cs="Times New Roman"/>
          <w:noProof/>
          <w:szCs w:val="24"/>
        </w:rPr>
        <w:drawing>
          <wp:inline distT="0" distB="0" distL="0" distR="0" wp14:anchorId="451D44AB" wp14:editId="6ACBD851">
            <wp:extent cx="5577840" cy="2141220"/>
            <wp:effectExtent l="19050" t="19050" r="22860" b="11430"/>
            <wp:docPr id="190583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7840" cy="2141220"/>
                    </a:xfrm>
                    <a:prstGeom prst="rect">
                      <a:avLst/>
                    </a:prstGeom>
                    <a:noFill/>
                    <a:ln>
                      <a:solidFill>
                        <a:schemeClr val="tx1"/>
                      </a:solidFill>
                    </a:ln>
                  </pic:spPr>
                </pic:pic>
              </a:graphicData>
            </a:graphic>
          </wp:inline>
        </w:drawing>
      </w:r>
    </w:p>
    <w:p w14:paraId="4E762E6F" w14:textId="77143558" w:rsidR="00F471C6" w:rsidRPr="00233677" w:rsidRDefault="00C70529" w:rsidP="00233677">
      <w:pPr>
        <w:spacing w:line="480" w:lineRule="auto"/>
        <w:rPr>
          <w:rFonts w:ascii="Times New Roman" w:hAnsi="Times New Roman" w:cs="Times New Roman"/>
          <w:sz w:val="24"/>
          <w:szCs w:val="24"/>
        </w:rPr>
      </w:pPr>
      <w:r w:rsidRPr="00233677">
        <w:rPr>
          <w:rFonts w:ascii="Times New Roman" w:hAnsi="Times New Roman" w:cs="Times New Roman"/>
          <w:sz w:val="24"/>
          <w:szCs w:val="24"/>
        </w:rPr>
        <w:t>W: weight table, bảng tra cứu weight của từng item, có kiểu dữ liệu Map&lt;T, Double&gt;.</w:t>
      </w:r>
    </w:p>
    <w:p w14:paraId="3721BBBB" w14:textId="501D4D27" w:rsidR="005F0B89" w:rsidRPr="00233677" w:rsidRDefault="005F0B89" w:rsidP="00233677">
      <w:pPr>
        <w:pStyle w:val="Caption"/>
        <w:keepNext/>
        <w:spacing w:line="480" w:lineRule="auto"/>
        <w:rPr>
          <w:rFonts w:ascii="Times New Roman" w:hAnsi="Times New Roman" w:cs="Times New Roman"/>
          <w:szCs w:val="24"/>
        </w:rPr>
      </w:pPr>
      <w:r w:rsidRPr="00233677">
        <w:rPr>
          <w:rFonts w:ascii="Times New Roman" w:hAnsi="Times New Roman" w:cs="Times New Roman"/>
          <w:szCs w:val="24"/>
        </w:rPr>
        <w:t xml:space="preserve">Figure </w:t>
      </w:r>
      <w:r w:rsidR="00263608">
        <w:rPr>
          <w:rFonts w:ascii="Times New Roman" w:hAnsi="Times New Roman" w:cs="Times New Roman"/>
          <w:szCs w:val="24"/>
        </w:rPr>
        <w:fldChar w:fldCharType="begin"/>
      </w:r>
      <w:r w:rsidR="00263608">
        <w:rPr>
          <w:rFonts w:ascii="Times New Roman" w:hAnsi="Times New Roman" w:cs="Times New Roman"/>
          <w:szCs w:val="24"/>
        </w:rPr>
        <w:instrText xml:space="preserve"> SEQ Figure \* ARABIC </w:instrText>
      </w:r>
      <w:r w:rsidR="00263608">
        <w:rPr>
          <w:rFonts w:ascii="Times New Roman" w:hAnsi="Times New Roman" w:cs="Times New Roman"/>
          <w:szCs w:val="24"/>
        </w:rPr>
        <w:fldChar w:fldCharType="separate"/>
      </w:r>
      <w:r w:rsidR="002100B2">
        <w:rPr>
          <w:rFonts w:ascii="Times New Roman" w:hAnsi="Times New Roman" w:cs="Times New Roman"/>
          <w:noProof/>
          <w:szCs w:val="24"/>
        </w:rPr>
        <w:t>2</w:t>
      </w:r>
      <w:r w:rsidR="00263608">
        <w:rPr>
          <w:rFonts w:ascii="Times New Roman" w:hAnsi="Times New Roman" w:cs="Times New Roman"/>
          <w:szCs w:val="24"/>
        </w:rPr>
        <w:fldChar w:fldCharType="end"/>
      </w:r>
      <w:r w:rsidRPr="00233677">
        <w:rPr>
          <w:rFonts w:ascii="Times New Roman" w:hAnsi="Times New Roman" w:cs="Times New Roman"/>
          <w:szCs w:val="24"/>
        </w:rPr>
        <w:t>. Ví dụ về input Weight table với T là Integer</w:t>
      </w:r>
    </w:p>
    <w:p w14:paraId="0855D528" w14:textId="77777777" w:rsidR="00C70529" w:rsidRPr="00233677" w:rsidRDefault="005F0B89" w:rsidP="001B3E41">
      <w:pPr>
        <w:spacing w:line="480" w:lineRule="auto"/>
        <w:ind w:left="720"/>
        <w:jc w:val="center"/>
        <w:rPr>
          <w:rFonts w:ascii="Times New Roman" w:hAnsi="Times New Roman" w:cs="Times New Roman"/>
          <w:sz w:val="24"/>
          <w:szCs w:val="24"/>
        </w:rPr>
      </w:pPr>
      <w:r w:rsidRPr="00233677">
        <w:rPr>
          <w:rFonts w:ascii="Times New Roman" w:hAnsi="Times New Roman" w:cs="Times New Roman"/>
          <w:noProof/>
          <w:sz w:val="24"/>
          <w:szCs w:val="24"/>
        </w:rPr>
        <w:drawing>
          <wp:inline distT="0" distB="0" distL="0" distR="0" wp14:anchorId="45146D90" wp14:editId="68B68826">
            <wp:extent cx="5577840" cy="944880"/>
            <wp:effectExtent l="19050" t="19050" r="22860" b="26670"/>
            <wp:docPr id="127918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944880"/>
                    </a:xfrm>
                    <a:prstGeom prst="rect">
                      <a:avLst/>
                    </a:prstGeom>
                    <a:noFill/>
                    <a:ln>
                      <a:solidFill>
                        <a:schemeClr val="tx1"/>
                      </a:solidFill>
                    </a:ln>
                  </pic:spPr>
                </pic:pic>
              </a:graphicData>
            </a:graphic>
          </wp:inline>
        </w:drawing>
      </w:r>
    </w:p>
    <w:p w14:paraId="72085846" w14:textId="17181432" w:rsidR="005F0B89" w:rsidRPr="00233677" w:rsidRDefault="005F0B89" w:rsidP="00233677">
      <w:pPr>
        <w:spacing w:line="480" w:lineRule="auto"/>
        <w:rPr>
          <w:rFonts w:ascii="Times New Roman" w:hAnsi="Times New Roman" w:cs="Times New Roman"/>
          <w:sz w:val="24"/>
          <w:szCs w:val="24"/>
        </w:rPr>
      </w:pPr>
      <w:r w:rsidRPr="00233677">
        <w:rPr>
          <w:rFonts w:ascii="Times New Roman" w:hAnsi="Times New Roman" w:cs="Times New Roman"/>
          <w:sz w:val="24"/>
          <w:szCs w:val="24"/>
        </w:rPr>
        <w:t>UI: mean của các size-1-itemset, hỗ trợ cho việc tính toán trong hàm sinh các candidates, kiểu dữ liệu Map&lt;T, Double&gt;. Ví dụ về weight table với T là Integer.</w:t>
      </w:r>
    </w:p>
    <w:p w14:paraId="336E3FD5" w14:textId="110FA29B" w:rsidR="005F0B89" w:rsidRPr="00233677" w:rsidRDefault="005F0B89" w:rsidP="00233677">
      <w:pPr>
        <w:pStyle w:val="Caption"/>
        <w:keepNext/>
        <w:spacing w:line="480" w:lineRule="auto"/>
        <w:rPr>
          <w:rFonts w:ascii="Times New Roman" w:hAnsi="Times New Roman" w:cs="Times New Roman"/>
          <w:szCs w:val="24"/>
        </w:rPr>
      </w:pPr>
      <w:r w:rsidRPr="00233677">
        <w:rPr>
          <w:rFonts w:ascii="Times New Roman" w:hAnsi="Times New Roman" w:cs="Times New Roman"/>
          <w:szCs w:val="24"/>
        </w:rPr>
        <w:lastRenderedPageBreak/>
        <w:t xml:space="preserve">Figure </w:t>
      </w:r>
      <w:r w:rsidR="00263608">
        <w:rPr>
          <w:rFonts w:ascii="Times New Roman" w:hAnsi="Times New Roman" w:cs="Times New Roman"/>
          <w:szCs w:val="24"/>
        </w:rPr>
        <w:fldChar w:fldCharType="begin"/>
      </w:r>
      <w:r w:rsidR="00263608">
        <w:rPr>
          <w:rFonts w:ascii="Times New Roman" w:hAnsi="Times New Roman" w:cs="Times New Roman"/>
          <w:szCs w:val="24"/>
        </w:rPr>
        <w:instrText xml:space="preserve"> SEQ Figure \* ARABIC </w:instrText>
      </w:r>
      <w:r w:rsidR="00263608">
        <w:rPr>
          <w:rFonts w:ascii="Times New Roman" w:hAnsi="Times New Roman" w:cs="Times New Roman"/>
          <w:szCs w:val="24"/>
        </w:rPr>
        <w:fldChar w:fldCharType="separate"/>
      </w:r>
      <w:r w:rsidR="002100B2">
        <w:rPr>
          <w:rFonts w:ascii="Times New Roman" w:hAnsi="Times New Roman" w:cs="Times New Roman"/>
          <w:noProof/>
          <w:szCs w:val="24"/>
        </w:rPr>
        <w:t>3</w:t>
      </w:r>
      <w:r w:rsidR="00263608">
        <w:rPr>
          <w:rFonts w:ascii="Times New Roman" w:hAnsi="Times New Roman" w:cs="Times New Roman"/>
          <w:szCs w:val="24"/>
        </w:rPr>
        <w:fldChar w:fldCharType="end"/>
      </w:r>
      <w:r w:rsidRPr="00233677">
        <w:rPr>
          <w:rFonts w:ascii="Times New Roman" w:hAnsi="Times New Roman" w:cs="Times New Roman"/>
          <w:szCs w:val="24"/>
        </w:rPr>
        <w:t xml:space="preserve">. Ví dụ về mean của các size-1-itemset với T là </w:t>
      </w:r>
      <w:proofErr w:type="gramStart"/>
      <w:r w:rsidRPr="00233677">
        <w:rPr>
          <w:rFonts w:ascii="Times New Roman" w:hAnsi="Times New Roman" w:cs="Times New Roman"/>
          <w:szCs w:val="24"/>
        </w:rPr>
        <w:t>Integer</w:t>
      </w:r>
      <w:proofErr w:type="gramEnd"/>
    </w:p>
    <w:p w14:paraId="60F1140E" w14:textId="044DC80E" w:rsidR="00C70529" w:rsidRPr="00233677" w:rsidRDefault="005F0B89" w:rsidP="001B3E41">
      <w:pPr>
        <w:spacing w:line="480" w:lineRule="auto"/>
        <w:ind w:left="720"/>
        <w:jc w:val="center"/>
        <w:rPr>
          <w:rFonts w:ascii="Times New Roman" w:hAnsi="Times New Roman" w:cs="Times New Roman"/>
          <w:sz w:val="24"/>
          <w:szCs w:val="24"/>
        </w:rPr>
      </w:pPr>
      <w:r w:rsidRPr="00233677">
        <w:rPr>
          <w:rFonts w:ascii="Times New Roman" w:hAnsi="Times New Roman" w:cs="Times New Roman"/>
          <w:noProof/>
          <w:sz w:val="24"/>
          <w:szCs w:val="24"/>
        </w:rPr>
        <w:drawing>
          <wp:inline distT="0" distB="0" distL="0" distR="0" wp14:anchorId="23AEFFBE" wp14:editId="26F4D074">
            <wp:extent cx="5577840" cy="1836420"/>
            <wp:effectExtent l="19050" t="19050" r="22860" b="11430"/>
            <wp:docPr id="863238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1836420"/>
                    </a:xfrm>
                    <a:prstGeom prst="rect">
                      <a:avLst/>
                    </a:prstGeom>
                    <a:noFill/>
                    <a:ln>
                      <a:solidFill>
                        <a:schemeClr val="tx1"/>
                      </a:solidFill>
                    </a:ln>
                  </pic:spPr>
                </pic:pic>
              </a:graphicData>
            </a:graphic>
          </wp:inline>
        </w:drawing>
      </w:r>
    </w:p>
    <w:p w14:paraId="5F00A1DE" w14:textId="77777777" w:rsidR="00233677" w:rsidRPr="00233677" w:rsidRDefault="00233677" w:rsidP="00233677">
      <w:pPr>
        <w:pStyle w:val="Nidungvnbn"/>
        <w:spacing w:line="480" w:lineRule="auto"/>
        <w:ind w:firstLine="0"/>
        <w:rPr>
          <w:rFonts w:cs="Times New Roman"/>
          <w:sz w:val="24"/>
          <w:szCs w:val="24"/>
        </w:rPr>
      </w:pPr>
      <w:r w:rsidRPr="00233677">
        <w:rPr>
          <w:rFonts w:cs="Times New Roman"/>
          <w:sz w:val="24"/>
          <w:szCs w:val="24"/>
        </w:rPr>
        <w:t>msup: minimum support, kiểu dữ liệu int.</w:t>
      </w:r>
    </w:p>
    <w:p w14:paraId="364E9C50" w14:textId="77777777" w:rsidR="00233677" w:rsidRPr="00233677" w:rsidRDefault="00233677" w:rsidP="00233677">
      <w:pPr>
        <w:pStyle w:val="Nidungvnbn"/>
        <w:spacing w:line="480" w:lineRule="auto"/>
        <w:ind w:firstLine="0"/>
        <w:rPr>
          <w:rFonts w:cs="Times New Roman"/>
          <w:sz w:val="24"/>
          <w:szCs w:val="24"/>
        </w:rPr>
      </w:pPr>
      <w:r w:rsidRPr="00233677">
        <w:rPr>
          <w:rFonts w:cs="Times New Roman"/>
          <w:sz w:val="24"/>
          <w:szCs w:val="24"/>
        </w:rPr>
        <w:t>n: số lượng transaction có trong Uncertain dataset, kiểu dữ liệu int</w:t>
      </w:r>
    </w:p>
    <w:p w14:paraId="00CF7AAA" w14:textId="77777777" w:rsidR="00233677" w:rsidRPr="00233677" w:rsidRDefault="00233677" w:rsidP="00233677">
      <w:pPr>
        <w:pStyle w:val="Nidungvnbn"/>
        <w:spacing w:line="480" w:lineRule="auto"/>
        <w:ind w:firstLine="0"/>
        <w:rPr>
          <w:rFonts w:cs="Times New Roman"/>
          <w:sz w:val="24"/>
          <w:szCs w:val="24"/>
        </w:rPr>
      </w:pPr>
      <w:r w:rsidRPr="00233677">
        <w:rPr>
          <w:rFonts w:cs="Times New Roman"/>
          <w:sz w:val="24"/>
          <w:szCs w:val="24"/>
        </w:rPr>
        <w:t>alpha: scale factor, tham số giúp cho việc tỉa nhánh, kiểu dữ liệu double</w:t>
      </w:r>
    </w:p>
    <w:p w14:paraId="32A177D1" w14:textId="77777777" w:rsidR="00233677" w:rsidRPr="00233677" w:rsidRDefault="00233677" w:rsidP="00233677">
      <w:pPr>
        <w:pStyle w:val="Nidungvnbn"/>
        <w:spacing w:line="480" w:lineRule="auto"/>
        <w:ind w:firstLine="0"/>
        <w:rPr>
          <w:rFonts w:cs="Times New Roman"/>
          <w:sz w:val="24"/>
          <w:szCs w:val="24"/>
        </w:rPr>
      </w:pPr>
      <w:r w:rsidRPr="00233677">
        <w:rPr>
          <w:rFonts w:cs="Times New Roman"/>
          <w:sz w:val="24"/>
          <w:szCs w:val="24"/>
        </w:rPr>
        <w:t>t: probabilistic threshold (ngưỡng xác suất), dùng để xác định xem một itemset có phải là weighted probabilistic frequent itemset (wPFI) hay không, kiểu dữ liệu double.</w:t>
      </w:r>
    </w:p>
    <w:p w14:paraId="49E63498" w14:textId="0711EBAB" w:rsidR="005F0B89" w:rsidRDefault="00233677" w:rsidP="00233677">
      <w:pPr>
        <w:pStyle w:val="Nidungvnbn"/>
        <w:spacing w:line="480" w:lineRule="auto"/>
        <w:rPr>
          <w:rFonts w:cs="Times New Roman"/>
          <w:sz w:val="24"/>
          <w:szCs w:val="24"/>
        </w:rPr>
      </w:pPr>
      <w:r w:rsidRPr="00233677">
        <w:rPr>
          <w:rFonts w:cs="Times New Roman"/>
          <w:sz w:val="24"/>
          <w:szCs w:val="24"/>
        </w:rPr>
        <w:t>Các input này sẽ được lưu thành các thuộc tính của instance Apriori. Ngoài ra, trong class Apriori còn có các thuộc tính như uhat, WPFIK, UWPFIK và I, được sinh ra khi thêm các input vừa đề cập cho instance Apriori, các thuộc tính này hỗ trợ cho việc tính toán của các phương thức trong class Apriori.</w:t>
      </w:r>
    </w:p>
    <w:p w14:paraId="1C23BA52" w14:textId="746F796B" w:rsidR="00233677" w:rsidRDefault="00233677" w:rsidP="00233677">
      <w:pPr>
        <w:pStyle w:val="Heading2"/>
      </w:pPr>
      <w:bookmarkStart w:id="22" w:name="_Toc155474105"/>
      <w:r>
        <w:t>Định nghĩa output</w:t>
      </w:r>
      <w:bookmarkEnd w:id="22"/>
    </w:p>
    <w:p w14:paraId="417F7FA7" w14:textId="0D180017" w:rsidR="00233677" w:rsidRDefault="00D95F15" w:rsidP="00D95F15">
      <w:pPr>
        <w:spacing w:line="480" w:lineRule="auto"/>
      </w:pPr>
      <w:r w:rsidRPr="00D95F15">
        <w:t>Output có kiểu dữ liệu Set&lt;Set&lt;T&gt;&gt;, là tập các wPFI có cùng kích thước với nhau.</w:t>
      </w:r>
    </w:p>
    <w:p w14:paraId="14BFAF4E" w14:textId="372018B8" w:rsidR="00D95F15" w:rsidRDefault="00D95F15" w:rsidP="00D95F15">
      <w:pPr>
        <w:pStyle w:val="Caption"/>
        <w:keepNext/>
        <w:spacing w:line="480" w:lineRule="auto"/>
      </w:pPr>
      <w:r>
        <w:t xml:space="preserve">Figure </w:t>
      </w:r>
      <w:r w:rsidR="00263608">
        <w:fldChar w:fldCharType="begin"/>
      </w:r>
      <w:r w:rsidR="00263608">
        <w:instrText xml:space="preserve"> SEQ Figure \* ARABIC </w:instrText>
      </w:r>
      <w:r w:rsidR="00263608">
        <w:fldChar w:fldCharType="separate"/>
      </w:r>
      <w:r w:rsidR="002100B2">
        <w:rPr>
          <w:noProof/>
        </w:rPr>
        <w:t>4</w:t>
      </w:r>
      <w:r w:rsidR="00263608">
        <w:fldChar w:fldCharType="end"/>
      </w:r>
      <w:r>
        <w:t>. Ví dụ về output với T là Integer</w:t>
      </w:r>
    </w:p>
    <w:p w14:paraId="547A3865" w14:textId="69B22E55" w:rsidR="00D95F15" w:rsidRPr="00233677" w:rsidRDefault="00D95F15" w:rsidP="001B3E41">
      <w:pPr>
        <w:spacing w:line="480" w:lineRule="auto"/>
        <w:ind w:left="720"/>
        <w:jc w:val="center"/>
      </w:pPr>
      <w:r w:rsidRPr="00D95F15">
        <w:rPr>
          <w:noProof/>
        </w:rPr>
        <w:drawing>
          <wp:inline distT="0" distB="0" distL="0" distR="0" wp14:anchorId="18B2CFC7" wp14:editId="1D909E1E">
            <wp:extent cx="5577840" cy="685800"/>
            <wp:effectExtent l="19050" t="19050" r="22860" b="19050"/>
            <wp:docPr id="1527032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685800"/>
                    </a:xfrm>
                    <a:prstGeom prst="rect">
                      <a:avLst/>
                    </a:prstGeom>
                    <a:noFill/>
                    <a:ln>
                      <a:solidFill>
                        <a:schemeClr val="tx1"/>
                      </a:solidFill>
                    </a:ln>
                  </pic:spPr>
                </pic:pic>
              </a:graphicData>
            </a:graphic>
          </wp:inline>
        </w:drawing>
      </w:r>
    </w:p>
    <w:p w14:paraId="64EED4A9" w14:textId="75EC95A1" w:rsidR="00D95F15" w:rsidRDefault="00B17979" w:rsidP="00D95F15">
      <w:pPr>
        <w:pStyle w:val="Heading1"/>
      </w:pPr>
      <w:bookmarkStart w:id="23" w:name="_Toc155474106"/>
      <w:r>
        <w:lastRenderedPageBreak/>
        <w:t>Methods</w:t>
      </w:r>
      <w:bookmarkEnd w:id="23"/>
    </w:p>
    <w:p w14:paraId="62885EB0" w14:textId="42473B3B" w:rsidR="00D95F15" w:rsidRDefault="00D95F15" w:rsidP="00D95F15">
      <w:pPr>
        <w:pStyle w:val="Heading2"/>
      </w:pPr>
      <w:bookmarkStart w:id="24" w:name="_Toc155474107"/>
      <w:r>
        <w:t>Sơ lược về phần phân tích</w:t>
      </w:r>
      <w:bookmarkEnd w:id="24"/>
    </w:p>
    <w:p w14:paraId="1377A45A" w14:textId="77777777" w:rsidR="00D95F15" w:rsidRPr="001B3E41" w:rsidRDefault="00D95F15" w:rsidP="001B3E41">
      <w:pPr>
        <w:pStyle w:val="Nidungvnbn"/>
        <w:spacing w:line="480" w:lineRule="auto"/>
        <w:rPr>
          <w:rFonts w:cs="Times New Roman"/>
          <w:sz w:val="24"/>
          <w:szCs w:val="24"/>
        </w:rPr>
      </w:pPr>
      <w:r w:rsidRPr="001B3E41">
        <w:rPr>
          <w:rFonts w:cs="Times New Roman"/>
          <w:sz w:val="24"/>
          <w:szCs w:val="24"/>
        </w:rPr>
        <w:t xml:space="preserve">Class Apriori&lt;T&gt; phục vụ chính là tìm ra các itemset là wPFI dựa vào các input được đề cập trong định nghĩa input. Các input này sẽ là argument dành cho việc tạo instance của Apriori. Đối với việc tìm ra các wPFI, chỉ cần gọi phương thức </w:t>
      </w:r>
      <w:proofErr w:type="gramStart"/>
      <w:r w:rsidRPr="001B3E41">
        <w:rPr>
          <w:rFonts w:cs="Times New Roman"/>
          <w:sz w:val="24"/>
          <w:szCs w:val="24"/>
        </w:rPr>
        <w:t>solve(</w:t>
      </w:r>
      <w:proofErr w:type="gramEnd"/>
      <w:r w:rsidRPr="001B3E41">
        <w:rPr>
          <w:rFonts w:cs="Times New Roman"/>
          <w:sz w:val="24"/>
          <w:szCs w:val="24"/>
        </w:rPr>
        <w:t xml:space="preserve">) và phương thức solve() này cần nhiều phương thức khác có trong class Apriori để tìm ra wPFI. Vì thế độ phức tạp của hàm </w:t>
      </w:r>
      <w:proofErr w:type="gramStart"/>
      <w:r w:rsidRPr="001B3E41">
        <w:rPr>
          <w:rFonts w:cs="Times New Roman"/>
          <w:sz w:val="24"/>
          <w:szCs w:val="24"/>
        </w:rPr>
        <w:t>solve(</w:t>
      </w:r>
      <w:proofErr w:type="gramEnd"/>
      <w:r w:rsidRPr="001B3E41">
        <w:rPr>
          <w:rFonts w:cs="Times New Roman"/>
          <w:sz w:val="24"/>
          <w:szCs w:val="24"/>
        </w:rPr>
        <w:t>) cần phải dựa vào các phương thức bổ trợ cho nó.</w:t>
      </w:r>
    </w:p>
    <w:p w14:paraId="6FE8DDA5" w14:textId="1DB989C0" w:rsidR="00D95F15" w:rsidRPr="001B3E41" w:rsidRDefault="00D95F15" w:rsidP="001B3E41">
      <w:pPr>
        <w:pStyle w:val="Nidungvnbn"/>
        <w:spacing w:line="480" w:lineRule="auto"/>
        <w:rPr>
          <w:rFonts w:cs="Times New Roman"/>
          <w:sz w:val="24"/>
          <w:szCs w:val="24"/>
        </w:rPr>
      </w:pPr>
      <w:r w:rsidRPr="001B3E41">
        <w:rPr>
          <w:rFonts w:cs="Times New Roman"/>
          <w:sz w:val="24"/>
          <w:szCs w:val="24"/>
        </w:rPr>
        <w:t xml:space="preserve">Với sự bổ trợ các phương thức khác, phương thức </w:t>
      </w:r>
      <w:proofErr w:type="gramStart"/>
      <w:r w:rsidRPr="001B3E41">
        <w:rPr>
          <w:rFonts w:cs="Times New Roman"/>
          <w:sz w:val="24"/>
          <w:szCs w:val="24"/>
        </w:rPr>
        <w:t>solve(</w:t>
      </w:r>
      <w:proofErr w:type="gramEnd"/>
      <w:r w:rsidRPr="001B3E41">
        <w:rPr>
          <w:rFonts w:cs="Times New Roman"/>
          <w:sz w:val="24"/>
          <w:szCs w:val="24"/>
        </w:rPr>
        <w:t xml:space="preserve">) có độ phức tạp là </w:t>
      </w:r>
      <m:oMath>
        <m:r>
          <m:rPr>
            <m:sty m:val="p"/>
          </m:rPr>
          <w:rPr>
            <w:rFonts w:ascii="Cambria Math" w:hAnsi="Cambria Math" w:cs="Times New Roman"/>
            <w:sz w:val="24"/>
            <w:szCs w:val="24"/>
          </w:rPr>
          <m:t>Θ</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*msup</m:t>
            </m:r>
          </m:e>
        </m:d>
      </m:oMath>
      <w:r w:rsidRPr="001B3E41">
        <w:rPr>
          <w:rFonts w:cs="Times New Roman"/>
          <w:sz w:val="24"/>
          <w:szCs w:val="24"/>
        </w:rPr>
        <w:t>, chi tiết phần phân tích sẽ được đề cập ở phía dưới.</w:t>
      </w:r>
    </w:p>
    <w:p w14:paraId="4E64DE7E" w14:textId="78B3875F" w:rsidR="00D95F15" w:rsidRDefault="00D95F15" w:rsidP="00D95F15">
      <w:pPr>
        <w:pStyle w:val="Heading2"/>
      </w:pPr>
      <w:bookmarkStart w:id="25" w:name="_Toc155474108"/>
      <w:r>
        <w:t xml:space="preserve">Phân tích các phương thức hỗ trợ cho phương thức </w:t>
      </w:r>
      <w:proofErr w:type="gramStart"/>
      <w:r>
        <w:t>solve(</w:t>
      </w:r>
      <w:proofErr w:type="gramEnd"/>
      <w:r>
        <w:t>)</w:t>
      </w:r>
      <w:bookmarkEnd w:id="25"/>
    </w:p>
    <w:p w14:paraId="4964F90D" w14:textId="77777777" w:rsidR="00D95F15" w:rsidRDefault="00D95F15" w:rsidP="007457A2">
      <w:pPr>
        <w:pStyle w:val="Heading3"/>
      </w:pPr>
      <w:bookmarkStart w:id="26" w:name="_Toc155474109"/>
      <w:r w:rsidRPr="00D95F15">
        <w:t xml:space="preserve">Phương thức </w:t>
      </w:r>
      <w:proofErr w:type="gramStart"/>
      <w:r w:rsidRPr="00D95F15">
        <w:t>getWeight(</w:t>
      </w:r>
      <w:proofErr w:type="gramEnd"/>
      <w:r w:rsidRPr="00D95F15">
        <w:t>Set&lt;T&gt; X)</w:t>
      </w:r>
      <w:bookmarkEnd w:id="26"/>
    </w:p>
    <w:p w14:paraId="69E9FC6B" w14:textId="0391E084" w:rsidR="00D95F15" w:rsidRDefault="00D95F15" w:rsidP="00F53666">
      <w:pPr>
        <w:pStyle w:val="Caption"/>
        <w:spacing w:line="480" w:lineRule="auto"/>
      </w:pPr>
      <w:r>
        <w:t xml:space="preserve">Figure </w:t>
      </w:r>
      <w:r w:rsidR="00263608">
        <w:fldChar w:fldCharType="begin"/>
      </w:r>
      <w:r w:rsidR="00263608">
        <w:instrText xml:space="preserve"> SEQ Figure \* ARABIC </w:instrText>
      </w:r>
      <w:r w:rsidR="00263608">
        <w:fldChar w:fldCharType="separate"/>
      </w:r>
      <w:r w:rsidR="002100B2">
        <w:rPr>
          <w:noProof/>
        </w:rPr>
        <w:t>5</w:t>
      </w:r>
      <w:r w:rsidR="00263608">
        <w:fldChar w:fldCharType="end"/>
      </w:r>
      <w:r>
        <w:t xml:space="preserve">. Phần code phương thức </w:t>
      </w:r>
      <w:proofErr w:type="gramStart"/>
      <w:r>
        <w:t>getWeight(</w:t>
      </w:r>
      <w:proofErr w:type="gramEnd"/>
      <w:r>
        <w:t>)</w:t>
      </w:r>
    </w:p>
    <w:p w14:paraId="052AC02A" w14:textId="3C21709D" w:rsidR="00D95F15" w:rsidRPr="00D95F15" w:rsidRDefault="00D95F15" w:rsidP="00F53666">
      <w:pPr>
        <w:pStyle w:val="Caption"/>
        <w:spacing w:line="480" w:lineRule="auto"/>
        <w:ind w:left="720"/>
        <w:jc w:val="center"/>
        <w:rPr>
          <w:rFonts w:ascii="Times New Roman" w:hAnsi="Times New Roman" w:cs="Times New Roman"/>
          <w:b w:val="0"/>
          <w:sz w:val="28"/>
          <w:szCs w:val="28"/>
        </w:rPr>
      </w:pPr>
      <w:r>
        <w:rPr>
          <w:rFonts w:ascii="Times New Roman" w:hAnsi="Times New Roman" w:cs="Times New Roman"/>
          <w:b w:val="0"/>
          <w:noProof/>
          <w:szCs w:val="28"/>
        </w:rPr>
        <w:drawing>
          <wp:inline distT="0" distB="0" distL="0" distR="0" wp14:anchorId="57B618EE" wp14:editId="7C5220A0">
            <wp:extent cx="4261485" cy="1530350"/>
            <wp:effectExtent l="0" t="0" r="5715" b="0"/>
            <wp:docPr id="4069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1485" cy="1530350"/>
                    </a:xfrm>
                    <a:prstGeom prst="rect">
                      <a:avLst/>
                    </a:prstGeom>
                    <a:noFill/>
                    <a:ln w="9525">
                      <a:noFill/>
                    </a:ln>
                  </pic:spPr>
                </pic:pic>
              </a:graphicData>
            </a:graphic>
          </wp:inline>
        </w:drawing>
      </w:r>
    </w:p>
    <w:p w14:paraId="24B29353" w14:textId="77777777" w:rsidR="00D95F15" w:rsidRPr="00D95F15" w:rsidRDefault="00D95F15" w:rsidP="00D95F15">
      <w:pPr>
        <w:numPr>
          <w:ilvl w:val="0"/>
          <w:numId w:val="2"/>
        </w:numPr>
        <w:spacing w:after="120" w:line="480" w:lineRule="auto"/>
        <w:jc w:val="both"/>
        <w:rPr>
          <w:rFonts w:ascii="Times New Roman" w:hAnsi="Times New Roman" w:cs="Times New Roman"/>
          <w:sz w:val="24"/>
          <w:szCs w:val="24"/>
        </w:rPr>
      </w:pPr>
      <w:r w:rsidRPr="00D95F15">
        <w:rPr>
          <w:rFonts w:ascii="Times New Roman" w:hAnsi="Times New Roman" w:cs="Times New Roman"/>
          <w:sz w:val="24"/>
          <w:szCs w:val="24"/>
        </w:rPr>
        <w:t xml:space="preserve">Mô tả đầu vào và chức năng của phương thức: </w:t>
      </w:r>
    </w:p>
    <w:p w14:paraId="71CAA5D3" w14:textId="77777777" w:rsidR="00D95F15" w:rsidRPr="00D95F15" w:rsidRDefault="00D95F15" w:rsidP="001B3E41">
      <w:pPr>
        <w:spacing w:after="120" w:line="480" w:lineRule="auto"/>
        <w:ind w:left="720"/>
        <w:jc w:val="both"/>
        <w:rPr>
          <w:rFonts w:ascii="Times New Roman" w:hAnsi="Times New Roman" w:cs="Times New Roman"/>
          <w:sz w:val="24"/>
          <w:szCs w:val="24"/>
        </w:rPr>
      </w:pPr>
      <w:r w:rsidRPr="00D95F15">
        <w:rPr>
          <w:rFonts w:ascii="Times New Roman" w:hAnsi="Times New Roman" w:cs="Times New Roman"/>
          <w:sz w:val="24"/>
          <w:szCs w:val="24"/>
        </w:rPr>
        <w:t>Phương thức này nhận đầu vào là một itemset. Trong xuyên suốt phần cài đặt, itemset luôn được định nghĩa theo kiểu Set&lt;T&gt;.</w:t>
      </w:r>
    </w:p>
    <w:p w14:paraId="06488538" w14:textId="77777777" w:rsidR="00D95F15" w:rsidRPr="00D95F15" w:rsidRDefault="00D95F15" w:rsidP="00D95F15">
      <w:pPr>
        <w:spacing w:after="120" w:line="480" w:lineRule="auto"/>
        <w:ind w:firstLine="720"/>
        <w:jc w:val="both"/>
        <w:rPr>
          <w:rFonts w:ascii="Times New Roman" w:hAnsi="Times New Roman" w:cs="Times New Roman"/>
          <w:sz w:val="24"/>
          <w:szCs w:val="24"/>
        </w:rPr>
      </w:pPr>
      <w:r w:rsidRPr="00D95F15">
        <w:rPr>
          <w:rFonts w:ascii="Times New Roman" w:hAnsi="Times New Roman" w:cs="Times New Roman"/>
          <w:sz w:val="24"/>
          <w:szCs w:val="24"/>
        </w:rPr>
        <w:lastRenderedPageBreak/>
        <w:t>Phương thức này dùng để tính weight của một itemset theo công thức:</w:t>
      </w:r>
    </w:p>
    <w:p w14:paraId="272B68AC" w14:textId="46AF9766" w:rsidR="00D95F15" w:rsidRPr="00D95F15" w:rsidRDefault="00D95F15" w:rsidP="00D95F15">
      <w:pPr>
        <w:spacing w:after="120" w:line="48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X</m:t>
                  </m:r>
                </m:e>
              </m:d>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x ∈ X</m:t>
              </m:r>
            </m:sub>
            <m:sup/>
            <m:e>
              <m:r>
                <w:rPr>
                  <w:rFonts w:ascii="Cambria Math" w:hAnsi="Cambria Math" w:cs="Times New Roman"/>
                  <w:sz w:val="24"/>
                  <w:szCs w:val="24"/>
                </w:rPr>
                <m:t>w(x)</m:t>
              </m:r>
            </m:e>
          </m:nary>
        </m:oMath>
      </m:oMathPara>
    </w:p>
    <w:p w14:paraId="475B5238" w14:textId="77777777" w:rsidR="00D95F15" w:rsidRPr="00D95F15" w:rsidRDefault="00D95F15" w:rsidP="00D95F15">
      <w:pPr>
        <w:numPr>
          <w:ilvl w:val="0"/>
          <w:numId w:val="2"/>
        </w:numPr>
        <w:spacing w:after="120" w:line="480" w:lineRule="auto"/>
        <w:jc w:val="both"/>
        <w:rPr>
          <w:rFonts w:ascii="Times New Roman" w:hAnsi="Times New Roman" w:cs="Times New Roman"/>
          <w:sz w:val="24"/>
          <w:szCs w:val="24"/>
        </w:rPr>
      </w:pPr>
      <w:r w:rsidRPr="00D95F15">
        <w:rPr>
          <w:rFonts w:ascii="Times New Roman" w:hAnsi="Times New Roman" w:cs="Times New Roman"/>
          <w:sz w:val="24"/>
          <w:szCs w:val="24"/>
        </w:rPr>
        <w:t xml:space="preserve">Input size: </w:t>
      </w:r>
    </w:p>
    <w:p w14:paraId="156E0FFA" w14:textId="0C444FF5" w:rsidR="00D95F15" w:rsidRPr="00D95F15" w:rsidRDefault="00D95F15" w:rsidP="00D95F15">
      <w:pPr>
        <w:spacing w:after="120" w:line="480" w:lineRule="auto"/>
        <w:ind w:firstLine="720"/>
        <w:jc w:val="both"/>
        <w:rPr>
          <w:rFonts w:ascii="Times New Roman" w:hAnsi="Times New Roman" w:cs="Times New Roman"/>
          <w:sz w:val="24"/>
          <w:szCs w:val="24"/>
        </w:rPr>
      </w:pPr>
      <m:oMath>
        <m:r>
          <w:rPr>
            <w:rFonts w:ascii="Cambria Math" w:hAnsi="Cambria Math" w:cs="Times New Roman"/>
            <w:sz w:val="24"/>
            <w:szCs w:val="24"/>
          </w:rPr>
          <m:t xml:space="preserve">k, </m:t>
        </m:r>
      </m:oMath>
      <w:r w:rsidRPr="00D95F15">
        <w:rPr>
          <w:rFonts w:ascii="Times New Roman" w:hAnsi="Times New Roman" w:cs="Times New Roman"/>
          <w:sz w:val="24"/>
          <w:szCs w:val="24"/>
        </w:rPr>
        <w:t xml:space="preserve">với </w:t>
      </w:r>
      <m:oMath>
        <m:r>
          <w:rPr>
            <w:rFonts w:ascii="Cambria Math" w:hAnsi="Cambria Math" w:cs="Times New Roman"/>
            <w:sz w:val="24"/>
            <w:szCs w:val="24"/>
          </w:rPr>
          <m:t>k</m:t>
        </m:r>
      </m:oMath>
      <w:r w:rsidRPr="00D95F15">
        <w:rPr>
          <w:rFonts w:ascii="Times New Roman" w:hAnsi="Times New Roman" w:cs="Times New Roman"/>
          <w:sz w:val="24"/>
          <w:szCs w:val="24"/>
        </w:rPr>
        <w:t xml:space="preserve"> là kích thước của itemset </w:t>
      </w:r>
      <m:oMath>
        <m:r>
          <w:rPr>
            <w:rFonts w:ascii="Cambria Math" w:hAnsi="Cambria Math" w:cs="Times New Roman"/>
            <w:sz w:val="24"/>
            <w:szCs w:val="24"/>
          </w:rPr>
          <m:t>X</m:t>
        </m:r>
      </m:oMath>
      <w:r w:rsidRPr="00D95F15">
        <w:rPr>
          <w:rFonts w:ascii="Times New Roman" w:hAnsi="Times New Roman" w:cs="Times New Roman"/>
          <w:sz w:val="24"/>
          <w:szCs w:val="24"/>
        </w:rPr>
        <w:t>.</w:t>
      </w:r>
    </w:p>
    <w:p w14:paraId="3A67B74C" w14:textId="77777777" w:rsidR="00D95F15" w:rsidRPr="00D95F15" w:rsidRDefault="00D95F15" w:rsidP="00D95F15">
      <w:pPr>
        <w:numPr>
          <w:ilvl w:val="0"/>
          <w:numId w:val="2"/>
        </w:numPr>
        <w:spacing w:after="120" w:line="480" w:lineRule="auto"/>
        <w:jc w:val="both"/>
        <w:rPr>
          <w:rFonts w:ascii="Times New Roman" w:hAnsi="Times New Roman" w:cs="Times New Roman"/>
          <w:sz w:val="24"/>
          <w:szCs w:val="24"/>
        </w:rPr>
      </w:pPr>
      <w:r w:rsidRPr="00D95F15">
        <w:rPr>
          <w:rFonts w:ascii="Times New Roman" w:hAnsi="Times New Roman" w:cs="Times New Roman"/>
          <w:sz w:val="24"/>
          <w:szCs w:val="24"/>
        </w:rPr>
        <w:t xml:space="preserve">Basic operation: </w:t>
      </w:r>
    </w:p>
    <w:p w14:paraId="37EFB168" w14:textId="77777777" w:rsidR="00D95F15" w:rsidRPr="00D95F15" w:rsidRDefault="00D95F15" w:rsidP="00D95F15">
      <w:pPr>
        <w:spacing w:after="120" w:line="480" w:lineRule="auto"/>
        <w:ind w:firstLine="720"/>
        <w:jc w:val="both"/>
        <w:rPr>
          <w:rFonts w:ascii="Times New Roman" w:hAnsi="Times New Roman" w:cs="Times New Roman"/>
          <w:sz w:val="24"/>
          <w:szCs w:val="24"/>
        </w:rPr>
      </w:pPr>
      <w:r w:rsidRPr="00D95F15">
        <w:rPr>
          <w:rFonts w:ascii="Times New Roman" w:hAnsi="Times New Roman" w:cs="Times New Roman"/>
          <w:sz w:val="24"/>
          <w:szCs w:val="24"/>
        </w:rPr>
        <w:t>Dòng số 68</w:t>
      </w:r>
    </w:p>
    <w:p w14:paraId="0175B19C" w14:textId="77777777" w:rsidR="00D95F15" w:rsidRPr="00D95F15" w:rsidRDefault="00D95F15" w:rsidP="00D95F15">
      <w:pPr>
        <w:numPr>
          <w:ilvl w:val="0"/>
          <w:numId w:val="2"/>
        </w:numPr>
        <w:spacing w:after="120" w:line="480" w:lineRule="auto"/>
        <w:jc w:val="both"/>
        <w:rPr>
          <w:rFonts w:ascii="Times New Roman" w:hAnsi="Times New Roman" w:cs="Times New Roman"/>
          <w:sz w:val="24"/>
          <w:szCs w:val="24"/>
        </w:rPr>
      </w:pPr>
      <w:r w:rsidRPr="00D95F15">
        <w:rPr>
          <w:rFonts w:ascii="Times New Roman" w:hAnsi="Times New Roman" w:cs="Times New Roman"/>
          <w:sz w:val="24"/>
          <w:szCs w:val="24"/>
        </w:rPr>
        <w:t xml:space="preserve">Worst case: </w:t>
      </w:r>
    </w:p>
    <w:p w14:paraId="1B2B6472" w14:textId="77777777" w:rsidR="00D95F15" w:rsidRPr="00D95F15" w:rsidRDefault="00D95F15" w:rsidP="00D95F15">
      <w:pPr>
        <w:spacing w:after="120" w:line="480" w:lineRule="auto"/>
        <w:ind w:firstLine="720"/>
        <w:jc w:val="both"/>
        <w:rPr>
          <w:rFonts w:ascii="Times New Roman" w:hAnsi="Times New Roman" w:cs="Times New Roman"/>
          <w:sz w:val="24"/>
          <w:szCs w:val="24"/>
        </w:rPr>
      </w:pPr>
      <w:r w:rsidRPr="00D95F15">
        <w:rPr>
          <w:rFonts w:ascii="Times New Roman" w:hAnsi="Times New Roman" w:cs="Times New Roman"/>
          <w:sz w:val="24"/>
          <w:szCs w:val="24"/>
        </w:rPr>
        <w:t>Không có worst case.</w:t>
      </w:r>
    </w:p>
    <w:p w14:paraId="667FF9C8" w14:textId="569E50B6" w:rsidR="001B3E41" w:rsidRDefault="00D95F15" w:rsidP="001B3E41">
      <w:pPr>
        <w:spacing w:after="120" w:line="480" w:lineRule="auto"/>
        <w:ind w:left="720"/>
        <w:jc w:val="both"/>
        <w:rPr>
          <w:rFonts w:ascii="Times New Roman" w:hAnsi="Times New Roman" w:cs="Times New Roman"/>
          <w:sz w:val="24"/>
          <w:szCs w:val="24"/>
        </w:rPr>
      </w:pPr>
      <w:r w:rsidRPr="00D95F15">
        <w:rPr>
          <w:rFonts w:ascii="Times New Roman" w:hAnsi="Times New Roman" w:cs="Times New Roman"/>
          <w:sz w:val="24"/>
          <w:szCs w:val="24"/>
        </w:rPr>
        <w:t xml:space="preserve">Do vòng for duyệt hết các item có trong itemset X, nên độ phức tạp của thuật toán này luôn là </w:t>
      </w:r>
      <m:oMath>
        <m:r>
          <m:rPr>
            <m:sty m:val="p"/>
          </m:rP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k</m:t>
            </m:r>
          </m:e>
        </m:d>
      </m:oMath>
      <w:r w:rsidRPr="00D95F15">
        <w:rPr>
          <w:rFonts w:ascii="Times New Roman" w:hAnsi="Times New Roman" w:cs="Times New Roman"/>
          <w:sz w:val="24"/>
          <w:szCs w:val="24"/>
        </w:rPr>
        <w:t>.</w:t>
      </w:r>
    </w:p>
    <w:p w14:paraId="01795325" w14:textId="2B1CEFB6" w:rsidR="001B3E41" w:rsidRPr="007457A2" w:rsidRDefault="001B3E41" w:rsidP="007457A2">
      <w:pPr>
        <w:pStyle w:val="Heading3"/>
      </w:pPr>
      <w:bookmarkStart w:id="27" w:name="_Toc155474110"/>
      <w:r w:rsidRPr="007457A2">
        <w:t xml:space="preserve">Phương thức </w:t>
      </w:r>
      <w:proofErr w:type="gramStart"/>
      <w:r w:rsidRPr="007457A2">
        <w:t>isSubset(</w:t>
      </w:r>
      <w:proofErr w:type="gramEnd"/>
      <w:r w:rsidRPr="007457A2">
        <w:t>Set&lt;T&gt; X, Map&lt;T, Double&gt; Ti)</w:t>
      </w:r>
      <w:bookmarkEnd w:id="27"/>
    </w:p>
    <w:p w14:paraId="191EC16F" w14:textId="1837CA9D" w:rsidR="001B3E41" w:rsidRDefault="001B3E41" w:rsidP="00F53666">
      <w:pPr>
        <w:pStyle w:val="Caption"/>
        <w:keepNext/>
        <w:spacing w:line="480" w:lineRule="auto"/>
      </w:pPr>
      <w:r>
        <w:t xml:space="preserve">Figure </w:t>
      </w:r>
      <w:r w:rsidR="00263608">
        <w:fldChar w:fldCharType="begin"/>
      </w:r>
      <w:r w:rsidR="00263608">
        <w:instrText xml:space="preserve"> SEQ Figure \* ARABIC </w:instrText>
      </w:r>
      <w:r w:rsidR="00263608">
        <w:fldChar w:fldCharType="separate"/>
      </w:r>
      <w:r w:rsidR="002100B2">
        <w:rPr>
          <w:noProof/>
        </w:rPr>
        <w:t>6</w:t>
      </w:r>
      <w:r w:rsidR="00263608">
        <w:fldChar w:fldCharType="end"/>
      </w:r>
      <w:r>
        <w:t xml:space="preserve">. Phần code phương thức </w:t>
      </w:r>
      <w:proofErr w:type="gramStart"/>
      <w:r>
        <w:t>isSubset</w:t>
      </w:r>
      <w:r w:rsidR="00263608">
        <w:t>(</w:t>
      </w:r>
      <w:proofErr w:type="gramEnd"/>
      <w:r w:rsidR="00263608">
        <w:t>)</w:t>
      </w:r>
    </w:p>
    <w:p w14:paraId="23E777B9" w14:textId="41BED07A" w:rsidR="001B3E41" w:rsidRPr="001B3E41" w:rsidRDefault="001B3E41" w:rsidP="00F53666">
      <w:pPr>
        <w:spacing w:line="480" w:lineRule="auto"/>
        <w:jc w:val="center"/>
      </w:pPr>
      <w:r>
        <w:rPr>
          <w:noProof/>
        </w:rPr>
        <w:drawing>
          <wp:inline distT="0" distB="0" distL="0" distR="0" wp14:anchorId="2CA50B16" wp14:editId="6FFFC1E8">
            <wp:extent cx="5139690" cy="640080"/>
            <wp:effectExtent l="0" t="0" r="3810" b="7620"/>
            <wp:docPr id="1795172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690" cy="640080"/>
                    </a:xfrm>
                    <a:prstGeom prst="rect">
                      <a:avLst/>
                    </a:prstGeom>
                    <a:noFill/>
                  </pic:spPr>
                </pic:pic>
              </a:graphicData>
            </a:graphic>
          </wp:inline>
        </w:drawing>
      </w:r>
    </w:p>
    <w:p w14:paraId="33EE983C" w14:textId="77777777" w:rsidR="001B3E41" w:rsidRPr="001B3E41" w:rsidRDefault="001B3E41" w:rsidP="001B3E41">
      <w:pPr>
        <w:numPr>
          <w:ilvl w:val="0"/>
          <w:numId w:val="4"/>
        </w:numPr>
        <w:spacing w:after="120" w:line="480" w:lineRule="auto"/>
        <w:jc w:val="both"/>
        <w:rPr>
          <w:rFonts w:ascii="Times New Roman" w:hAnsi="Times New Roman" w:cs="Times New Roman"/>
          <w:sz w:val="24"/>
          <w:szCs w:val="24"/>
        </w:rPr>
      </w:pPr>
      <w:r w:rsidRPr="001B3E41">
        <w:rPr>
          <w:rFonts w:ascii="Times New Roman" w:hAnsi="Times New Roman" w:cs="Times New Roman"/>
          <w:sz w:val="24"/>
          <w:szCs w:val="24"/>
        </w:rPr>
        <w:t xml:space="preserve">Mô tả đầu vào và chức năng của phương thức: </w:t>
      </w:r>
    </w:p>
    <w:p w14:paraId="635305E5" w14:textId="77777777" w:rsidR="001B3E41" w:rsidRPr="001B3E41" w:rsidRDefault="001B3E41" w:rsidP="001B3E41">
      <w:pPr>
        <w:spacing w:after="120" w:line="480" w:lineRule="auto"/>
        <w:ind w:left="720"/>
        <w:jc w:val="both"/>
        <w:rPr>
          <w:rFonts w:ascii="Times New Roman" w:hAnsi="Times New Roman" w:cs="Times New Roman"/>
          <w:sz w:val="24"/>
          <w:szCs w:val="24"/>
        </w:rPr>
      </w:pPr>
      <w:r w:rsidRPr="001B3E41">
        <w:rPr>
          <w:rFonts w:ascii="Times New Roman" w:hAnsi="Times New Roman" w:cs="Times New Roman"/>
          <w:sz w:val="24"/>
          <w:szCs w:val="24"/>
        </w:rPr>
        <w:t>Phương thức này nhận đầu vào là một itemset Set&lt;T&gt; X và một transaction Map&lt;T, Double&gt; Ti. Trong xuyên suốt phần cài đặt, transaction được định nghĩa kiểu Map&lt;T, Double&gt;.</w:t>
      </w:r>
    </w:p>
    <w:p w14:paraId="031602B4" w14:textId="77777777" w:rsidR="001B3E41" w:rsidRPr="001B3E41" w:rsidRDefault="001B3E41" w:rsidP="001B3E41">
      <w:pPr>
        <w:spacing w:after="120" w:line="480" w:lineRule="auto"/>
        <w:ind w:firstLine="720"/>
        <w:jc w:val="both"/>
        <w:rPr>
          <w:rFonts w:ascii="Times New Roman" w:hAnsi="Times New Roman" w:cs="Times New Roman"/>
          <w:sz w:val="24"/>
          <w:szCs w:val="24"/>
        </w:rPr>
      </w:pPr>
      <w:r w:rsidRPr="001B3E41">
        <w:rPr>
          <w:rFonts w:ascii="Times New Roman" w:hAnsi="Times New Roman" w:cs="Times New Roman"/>
          <w:sz w:val="24"/>
          <w:szCs w:val="24"/>
        </w:rPr>
        <w:t>Phương thức này dùng để kiểm tra xem itemset X có phải là tập con của transaction Ti hay không.</w:t>
      </w:r>
    </w:p>
    <w:p w14:paraId="7E726511" w14:textId="77777777" w:rsidR="001B3E41" w:rsidRPr="001B3E41" w:rsidRDefault="001B3E41" w:rsidP="001B3E41">
      <w:pPr>
        <w:numPr>
          <w:ilvl w:val="0"/>
          <w:numId w:val="4"/>
        </w:numPr>
        <w:spacing w:after="120" w:line="480" w:lineRule="auto"/>
        <w:jc w:val="both"/>
        <w:rPr>
          <w:rFonts w:ascii="Times New Roman" w:hAnsi="Times New Roman" w:cs="Times New Roman"/>
          <w:sz w:val="24"/>
          <w:szCs w:val="24"/>
        </w:rPr>
      </w:pPr>
      <w:r w:rsidRPr="001B3E41">
        <w:rPr>
          <w:rFonts w:ascii="Times New Roman" w:hAnsi="Times New Roman" w:cs="Times New Roman"/>
          <w:sz w:val="24"/>
          <w:szCs w:val="24"/>
        </w:rPr>
        <w:lastRenderedPageBreak/>
        <w:t>Input size:</w:t>
      </w:r>
      <w:del w:id="28" w:author="Phát Trần" w:date="2023-12-16T17:57:00Z">
        <w:r w:rsidRPr="001B3E41" w:rsidDel="00F6695B">
          <w:rPr>
            <w:rFonts w:ascii="Times New Roman" w:hAnsi="Times New Roman" w:cs="Times New Roman"/>
            <w:sz w:val="24"/>
            <w:szCs w:val="24"/>
          </w:rPr>
          <w:delText xml:space="preserve"> </w:delText>
        </w:r>
      </w:del>
    </w:p>
    <w:p w14:paraId="059C276E" w14:textId="560919FE" w:rsidR="001B3E41" w:rsidRPr="001B3E41" w:rsidRDefault="00000000" w:rsidP="001B3E41">
      <w:pPr>
        <w:spacing w:after="120" w:line="48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oMath>
      <w:r w:rsidR="001B3E41" w:rsidRPr="001B3E41">
        <w:rPr>
          <w:rFonts w:ascii="Times New Roman" w:hAnsi="Times New Roman" w:cs="Times New Roman"/>
          <w:sz w:val="24"/>
          <w:szCs w:val="24"/>
        </w:rPr>
        <w:t xml:space="preserve"> với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oMath>
      <w:r w:rsidR="001B3E41" w:rsidRPr="001B3E41">
        <w:rPr>
          <w:rFonts w:ascii="Times New Roman" w:hAnsi="Times New Roman" w:cs="Times New Roman"/>
          <w:sz w:val="24"/>
          <w:szCs w:val="24"/>
        </w:rPr>
        <w:t xml:space="preserve"> là kích thước của itemset X.</w:t>
      </w:r>
    </w:p>
    <w:p w14:paraId="52A160E1" w14:textId="3DD0B5DE" w:rsidR="001B3E41" w:rsidRPr="001B3E41" w:rsidRDefault="00000000" w:rsidP="001B3E41">
      <w:pPr>
        <w:spacing w:after="120" w:line="48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sub>
        </m:sSub>
      </m:oMath>
      <w:r w:rsidR="001B3E41" w:rsidRPr="001B3E41">
        <w:rPr>
          <w:rFonts w:ascii="Times New Roman" w:hAnsi="Times New Roman" w:cs="Times New Roman"/>
          <w:sz w:val="24"/>
          <w:szCs w:val="24"/>
        </w:rPr>
        <w:t xml:space="preserve"> là kích thước của transaction Ti.</w:t>
      </w:r>
    </w:p>
    <w:p w14:paraId="140E813E" w14:textId="77777777" w:rsidR="001B3E41" w:rsidRPr="001B3E41" w:rsidRDefault="001B3E41" w:rsidP="001B3E41">
      <w:pPr>
        <w:numPr>
          <w:ilvl w:val="0"/>
          <w:numId w:val="4"/>
        </w:numPr>
        <w:spacing w:after="120" w:line="480" w:lineRule="auto"/>
        <w:jc w:val="both"/>
        <w:rPr>
          <w:rFonts w:ascii="Times New Roman" w:hAnsi="Times New Roman" w:cs="Times New Roman"/>
          <w:sz w:val="24"/>
          <w:szCs w:val="24"/>
        </w:rPr>
      </w:pPr>
      <w:r w:rsidRPr="001B3E41">
        <w:rPr>
          <w:rFonts w:ascii="Times New Roman" w:hAnsi="Times New Roman" w:cs="Times New Roman"/>
          <w:sz w:val="24"/>
          <w:szCs w:val="24"/>
        </w:rPr>
        <w:t>Basic operation:</w:t>
      </w:r>
    </w:p>
    <w:p w14:paraId="0B80D169" w14:textId="77777777" w:rsidR="001B3E41" w:rsidRPr="001B3E41" w:rsidRDefault="001B3E41" w:rsidP="001B3E41">
      <w:pPr>
        <w:spacing w:after="120" w:line="480" w:lineRule="auto"/>
        <w:ind w:firstLine="720"/>
        <w:jc w:val="both"/>
        <w:rPr>
          <w:rFonts w:ascii="Times New Roman" w:hAnsi="Times New Roman" w:cs="Times New Roman"/>
          <w:sz w:val="24"/>
          <w:szCs w:val="24"/>
        </w:rPr>
      </w:pPr>
      <w:r w:rsidRPr="001B3E41">
        <w:rPr>
          <w:rFonts w:ascii="Times New Roman" w:hAnsi="Times New Roman" w:cs="Times New Roman"/>
          <w:sz w:val="24"/>
          <w:szCs w:val="24"/>
        </w:rPr>
        <w:t>Dòng số 87</w:t>
      </w:r>
    </w:p>
    <w:p w14:paraId="67EE7139" w14:textId="77777777" w:rsidR="001B3E41" w:rsidRPr="001B3E41" w:rsidRDefault="001B3E41" w:rsidP="001B3E41">
      <w:pPr>
        <w:numPr>
          <w:ilvl w:val="0"/>
          <w:numId w:val="3"/>
        </w:numPr>
        <w:spacing w:after="120" w:line="480" w:lineRule="auto"/>
        <w:jc w:val="both"/>
        <w:rPr>
          <w:rFonts w:ascii="Times New Roman" w:hAnsi="Times New Roman" w:cs="Times New Roman"/>
          <w:sz w:val="24"/>
          <w:szCs w:val="24"/>
        </w:rPr>
      </w:pPr>
      <w:r w:rsidRPr="001B3E41">
        <w:rPr>
          <w:rFonts w:ascii="Times New Roman" w:hAnsi="Times New Roman" w:cs="Times New Roman"/>
          <w:sz w:val="24"/>
          <w:szCs w:val="24"/>
        </w:rPr>
        <w:t xml:space="preserve">Worst case: </w:t>
      </w:r>
    </w:p>
    <w:p w14:paraId="417A8DDF" w14:textId="77777777" w:rsidR="001B3E41" w:rsidRPr="001B3E41" w:rsidRDefault="001B3E41" w:rsidP="001B3E41">
      <w:pPr>
        <w:spacing w:after="120" w:line="480" w:lineRule="auto"/>
        <w:ind w:firstLine="720"/>
        <w:jc w:val="both"/>
        <w:rPr>
          <w:rFonts w:ascii="Times New Roman" w:hAnsi="Times New Roman" w:cs="Times New Roman"/>
          <w:sz w:val="24"/>
          <w:szCs w:val="24"/>
        </w:rPr>
      </w:pPr>
      <w:r w:rsidRPr="001B3E41">
        <w:rPr>
          <w:rFonts w:ascii="Times New Roman" w:hAnsi="Times New Roman" w:cs="Times New Roman"/>
          <w:sz w:val="24"/>
          <w:szCs w:val="24"/>
        </w:rPr>
        <w:t xml:space="preserve">Không có worst case. </w:t>
      </w:r>
    </w:p>
    <w:p w14:paraId="15A168A6" w14:textId="2D614050" w:rsidR="001B3E41" w:rsidRPr="001B3E41" w:rsidRDefault="001B3E41" w:rsidP="001B3E41">
      <w:pPr>
        <w:spacing w:after="120" w:line="480" w:lineRule="auto"/>
        <w:ind w:left="720"/>
        <w:jc w:val="both"/>
        <w:rPr>
          <w:rFonts w:ascii="Times New Roman" w:hAnsi="Times New Roman" w:cs="Times New Roman"/>
          <w:sz w:val="24"/>
          <w:szCs w:val="24"/>
        </w:rPr>
      </w:pPr>
      <w:r w:rsidRPr="001B3E41">
        <w:rPr>
          <w:rFonts w:ascii="Times New Roman" w:hAnsi="Times New Roman" w:cs="Times New Roman"/>
          <w:sz w:val="24"/>
          <w:szCs w:val="24"/>
        </w:rPr>
        <w:t xml:space="preserve">Khi cài đặt bằng brute-force, vòng lặp bên ngoài dành cho X, vòng lặp bên trong dành cho Ti, hai vòng lặp này để kiểm tra itemset X có phải là tập con của transaction Ti hay không. Nên độ phức tạp của thuật toán sẽ là </w:t>
      </w:r>
      <m:oMath>
        <m:r>
          <m:rPr>
            <m:sty m:val="p"/>
          </m:rPr>
          <w:rPr>
            <w:rFonts w:ascii="Cambria Math" w:hAnsi="Cambria Math" w:cs="Times New Roman"/>
            <w:sz w:val="24"/>
            <w:szCs w:val="24"/>
          </w:rPr>
          <m:t>Θ</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m:t>
            </m:r>
          </m:sub>
        </m:sSub>
        <m:r>
          <w:rPr>
            <w:rFonts w:ascii="Cambria Math" w:hAnsi="Cambria Math" w:cs="Times New Roman"/>
            <w:sz w:val="24"/>
            <w:szCs w:val="24"/>
          </w:rPr>
          <m:t xml:space="preserve"> ).</m:t>
        </m:r>
      </m:oMath>
    </w:p>
    <w:p w14:paraId="7B66C294" w14:textId="77777777" w:rsidR="00D875E8" w:rsidRPr="00D875E8" w:rsidRDefault="001B3E41" w:rsidP="00D875E8">
      <w:pPr>
        <w:spacing w:after="120" w:line="480" w:lineRule="auto"/>
        <w:ind w:left="720"/>
        <w:jc w:val="both"/>
        <w:rPr>
          <w:rFonts w:ascii="Times New Roman" w:eastAsiaTheme="minorEastAsia" w:hAnsi="Times New Roman" w:cs="Times New Roman"/>
          <w:sz w:val="24"/>
          <w:szCs w:val="24"/>
        </w:rPr>
      </w:pPr>
      <w:r w:rsidRPr="001B3E41">
        <w:rPr>
          <w:rFonts w:ascii="Times New Roman" w:hAnsi="Times New Roman" w:cs="Times New Roman"/>
          <w:sz w:val="24"/>
          <w:szCs w:val="24"/>
        </w:rPr>
        <w:t xml:space="preserve">Tuy nhiên, do phương thức này được cài đặt bằng cách tận dụng các phương thức của Map nên thực tế độ phức tạp hay thời gian thực thi có thể nhỏ hơn kết quả vừa phân tích, với phương thức </w:t>
      </w:r>
      <w:proofErr w:type="gramStart"/>
      <w:r w:rsidRPr="001B3E41">
        <w:rPr>
          <w:rFonts w:ascii="Times New Roman" w:hAnsi="Times New Roman" w:cs="Times New Roman"/>
          <w:sz w:val="24"/>
          <w:szCs w:val="24"/>
        </w:rPr>
        <w:t>keySet(</w:t>
      </w:r>
      <w:proofErr w:type="gramEnd"/>
      <w:r w:rsidRPr="001B3E41">
        <w:rPr>
          <w:rFonts w:ascii="Times New Roman" w:hAnsi="Times New Roman" w:cs="Times New Roman"/>
          <w:sz w:val="24"/>
          <w:szCs w:val="24"/>
        </w:rPr>
        <w:t xml:space="preserve">) có độ phức tạp là </w:t>
      </w:r>
      <m:oMath>
        <m:r>
          <m:rPr>
            <m:sty m:val="p"/>
          </m:rP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1</m:t>
            </m:r>
          </m:e>
        </m:d>
      </m:oMath>
      <w:r w:rsidRPr="001B3E41">
        <w:rPr>
          <w:rFonts w:ascii="Times New Roman" w:hAnsi="Times New Roman" w:cs="Times New Roman"/>
          <w:sz w:val="24"/>
          <w:szCs w:val="24"/>
        </w:rPr>
        <w:t xml:space="preserve"> và containsAll() là </w:t>
      </w:r>
      <m:oMath>
        <m:r>
          <m:rPr>
            <m:sty m:val="p"/>
          </m:rP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e>
        </m:d>
        <m:r>
          <w:rPr>
            <w:rFonts w:ascii="Cambria Math" w:hAnsi="Cambria Math" w:cs="Times New Roman"/>
            <w:sz w:val="24"/>
            <w:szCs w:val="24"/>
          </w:rPr>
          <m:t>,</m:t>
        </m:r>
      </m:oMath>
      <w:r w:rsidRPr="001B3E41">
        <w:rPr>
          <w:rFonts w:ascii="Times New Roman" w:hAnsi="Times New Roman" w:cs="Times New Roman"/>
          <w:sz w:val="24"/>
          <w:szCs w:val="24"/>
        </w:rPr>
        <w:t xml:space="preserve"> vì thế phương thức này có độ phức tạp là </w:t>
      </w:r>
      <m:oMath>
        <m:r>
          <m:rPr>
            <m:sty m:val="p"/>
          </m:rP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e>
        </m:d>
        <m:r>
          <w:rPr>
            <w:rFonts w:ascii="Cambria Math" w:hAnsi="Cambria Math" w:cs="Times New Roman"/>
            <w:sz w:val="24"/>
            <w:szCs w:val="24"/>
          </w:rPr>
          <m:t>.</m:t>
        </m:r>
      </m:oMath>
    </w:p>
    <w:p w14:paraId="370B427F" w14:textId="71EF10DC" w:rsidR="00263608" w:rsidRPr="00D875E8" w:rsidRDefault="001B3E41" w:rsidP="00D875E8">
      <w:pPr>
        <w:pStyle w:val="Heading3"/>
        <w:rPr>
          <w:rFonts w:eastAsiaTheme="minorEastAsia" w:cs="Times New Roman"/>
          <w:sz w:val="24"/>
        </w:rPr>
      </w:pPr>
      <w:bookmarkStart w:id="29" w:name="_Toc155474111"/>
      <w:r w:rsidRPr="001B3E41">
        <w:lastRenderedPageBreak/>
        <w:t xml:space="preserve">Phương thức </w:t>
      </w:r>
      <w:proofErr w:type="gramStart"/>
      <w:r w:rsidRPr="001B3E41">
        <w:t>probXInTi(</w:t>
      </w:r>
      <w:proofErr w:type="gramEnd"/>
      <w:r w:rsidRPr="001B3E41">
        <w:t>Set&lt;T&gt; X, Map&lt;T, Double&gt; Ti)</w:t>
      </w:r>
      <w:bookmarkEnd w:id="29"/>
    </w:p>
    <w:p w14:paraId="22822848" w14:textId="7FF7F9AD" w:rsidR="00263608" w:rsidRDefault="00263608" w:rsidP="00F53666">
      <w:pPr>
        <w:pStyle w:val="Caption"/>
        <w:keepNext/>
        <w:spacing w:line="480" w:lineRule="auto"/>
      </w:pPr>
      <w:r>
        <w:t xml:space="preserve">Figure </w:t>
      </w:r>
      <w:r>
        <w:fldChar w:fldCharType="begin"/>
      </w:r>
      <w:r>
        <w:instrText xml:space="preserve"> SEQ Figure \* ARABIC </w:instrText>
      </w:r>
      <w:r>
        <w:fldChar w:fldCharType="separate"/>
      </w:r>
      <w:r w:rsidR="002100B2">
        <w:rPr>
          <w:noProof/>
        </w:rPr>
        <w:t>7</w:t>
      </w:r>
      <w:r>
        <w:fldChar w:fldCharType="end"/>
      </w:r>
      <w:r>
        <w:t xml:space="preserve">. Phần code phương thức </w:t>
      </w:r>
      <w:proofErr w:type="gramStart"/>
      <w:r>
        <w:t>probXInTi(</w:t>
      </w:r>
      <w:proofErr w:type="gramEnd"/>
      <w:r>
        <w:t>)</w:t>
      </w:r>
    </w:p>
    <w:p w14:paraId="72D2A4A0" w14:textId="77777777" w:rsidR="00263608" w:rsidRPr="00263608" w:rsidRDefault="00263608" w:rsidP="00F53666">
      <w:pPr>
        <w:spacing w:line="480" w:lineRule="auto"/>
        <w:jc w:val="center"/>
      </w:pPr>
      <w:r w:rsidRPr="00966EDC">
        <w:rPr>
          <w:noProof/>
        </w:rPr>
        <w:drawing>
          <wp:inline distT="0" distB="0" distL="0" distR="0" wp14:anchorId="781B80B7" wp14:editId="5225E005">
            <wp:extent cx="4816257" cy="1859441"/>
            <wp:effectExtent l="19050" t="19050" r="22860" b="26670"/>
            <wp:docPr id="2492205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20521" name="Picture 1" descr="A screen shot of a computer code&#10;&#10;Description automatically generated"/>
                    <pic:cNvPicPr/>
                  </pic:nvPicPr>
                  <pic:blipFill>
                    <a:blip r:embed="rId18"/>
                    <a:stretch>
                      <a:fillRect/>
                    </a:stretch>
                  </pic:blipFill>
                  <pic:spPr>
                    <a:xfrm>
                      <a:off x="0" y="0"/>
                      <a:ext cx="4816257" cy="1859441"/>
                    </a:xfrm>
                    <a:prstGeom prst="rect">
                      <a:avLst/>
                    </a:prstGeom>
                    <a:ln>
                      <a:solidFill>
                        <a:schemeClr val="accent1"/>
                      </a:solidFill>
                    </a:ln>
                  </pic:spPr>
                </pic:pic>
              </a:graphicData>
            </a:graphic>
          </wp:inline>
        </w:drawing>
      </w:r>
    </w:p>
    <w:p w14:paraId="63AC8751" w14:textId="77777777" w:rsidR="00263608" w:rsidRPr="00263608" w:rsidRDefault="00263608" w:rsidP="00263608">
      <w:pPr>
        <w:numPr>
          <w:ilvl w:val="0"/>
          <w:numId w:val="3"/>
        </w:numPr>
        <w:spacing w:after="120" w:line="480" w:lineRule="auto"/>
        <w:jc w:val="both"/>
        <w:rPr>
          <w:rFonts w:ascii="Times New Roman" w:hAnsi="Times New Roman" w:cs="Times New Roman"/>
          <w:sz w:val="24"/>
          <w:szCs w:val="24"/>
        </w:rPr>
      </w:pPr>
      <w:r w:rsidRPr="00263608">
        <w:rPr>
          <w:rFonts w:ascii="Times New Roman" w:hAnsi="Times New Roman" w:cs="Times New Roman"/>
          <w:sz w:val="24"/>
          <w:szCs w:val="24"/>
        </w:rPr>
        <w:t>Mô tả đầu vào và chức năng của phương thức:</w:t>
      </w:r>
    </w:p>
    <w:p w14:paraId="6CD00D48" w14:textId="77777777" w:rsidR="00263608" w:rsidRPr="00263608" w:rsidRDefault="00263608" w:rsidP="00263608">
      <w:pPr>
        <w:spacing w:after="120" w:line="480" w:lineRule="auto"/>
        <w:ind w:firstLine="720"/>
        <w:jc w:val="both"/>
        <w:rPr>
          <w:rFonts w:ascii="Times New Roman" w:hAnsi="Times New Roman" w:cs="Times New Roman"/>
          <w:sz w:val="24"/>
          <w:szCs w:val="24"/>
        </w:rPr>
      </w:pPr>
      <w:r w:rsidRPr="00263608">
        <w:rPr>
          <w:rFonts w:ascii="Times New Roman" w:hAnsi="Times New Roman" w:cs="Times New Roman"/>
          <w:sz w:val="24"/>
          <w:szCs w:val="24"/>
        </w:rPr>
        <w:t>Một itemset Set&lt;T&gt; X, một transaction Map&lt;T, Double&gt; Ti.</w:t>
      </w:r>
    </w:p>
    <w:p w14:paraId="049A81B7" w14:textId="619C48A9" w:rsidR="00263608" w:rsidRPr="00263608" w:rsidRDefault="00263608" w:rsidP="00263608">
      <w:pPr>
        <w:spacing w:after="120" w:line="480" w:lineRule="auto"/>
        <w:ind w:left="720"/>
        <w:jc w:val="both"/>
        <w:rPr>
          <w:rFonts w:ascii="Times New Roman" w:hAnsi="Times New Roman" w:cs="Times New Roman"/>
          <w:sz w:val="24"/>
          <w:szCs w:val="24"/>
        </w:rPr>
      </w:pPr>
      <w:r w:rsidRPr="00263608">
        <w:rPr>
          <w:rFonts w:ascii="Times New Roman" w:hAnsi="Times New Roman" w:cs="Times New Roman"/>
          <w:sz w:val="24"/>
          <w:szCs w:val="24"/>
        </w:rPr>
        <w:t xml:space="preserve">Phương thức này dùng để tính xác suất của itemset X là tập con của transaction Ti hay </w:t>
      </w:r>
      <m:oMath>
        <m:r>
          <m:rPr>
            <m:sty m:val="p"/>
          </m:rPr>
          <w:rPr>
            <w:rFonts w:ascii="Cambria Math" w:hAnsi="Cambria Math" w:cs="Times New Roman"/>
            <w:sz w:val="24"/>
            <w:szCs w:val="24"/>
          </w:rPr>
          <m:t>Pr⁡(</m:t>
        </m:r>
        <m:r>
          <w:rPr>
            <w:rFonts w:ascii="Cambria Math" w:hAnsi="Cambria Math" w:cs="Times New Roman"/>
            <w:sz w:val="24"/>
            <w:szCs w:val="24"/>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m:rPr>
            <m:sty m:val="p"/>
          </m:rPr>
          <w:rPr>
            <w:rFonts w:ascii="Cambria Math" w:hAnsi="Cambria Math" w:cs="Times New Roman"/>
            <w:sz w:val="24"/>
            <w:szCs w:val="24"/>
          </w:rPr>
          <m:t>)</m:t>
        </m:r>
      </m:oMath>
      <w:r w:rsidRPr="00263608">
        <w:rPr>
          <w:rFonts w:ascii="Times New Roman" w:hAnsi="Times New Roman" w:cs="Times New Roman"/>
          <w:sz w:val="24"/>
          <w:szCs w:val="24"/>
        </w:rPr>
        <w:t>.</w:t>
      </w:r>
    </w:p>
    <w:p w14:paraId="366EF504" w14:textId="77777777" w:rsidR="00263608" w:rsidRPr="00263608" w:rsidRDefault="00263608" w:rsidP="00263608">
      <w:pPr>
        <w:numPr>
          <w:ilvl w:val="0"/>
          <w:numId w:val="5"/>
        </w:numPr>
        <w:spacing w:after="120" w:line="480" w:lineRule="auto"/>
        <w:jc w:val="both"/>
        <w:rPr>
          <w:rFonts w:ascii="Times New Roman" w:hAnsi="Times New Roman" w:cs="Times New Roman"/>
          <w:sz w:val="24"/>
          <w:szCs w:val="24"/>
        </w:rPr>
      </w:pPr>
      <w:r w:rsidRPr="00263608">
        <w:rPr>
          <w:rFonts w:ascii="Times New Roman" w:hAnsi="Times New Roman" w:cs="Times New Roman"/>
          <w:sz w:val="24"/>
          <w:szCs w:val="24"/>
        </w:rPr>
        <w:t>Input size:</w:t>
      </w:r>
    </w:p>
    <w:p w14:paraId="59BA6262" w14:textId="51ACD11B" w:rsidR="00263608" w:rsidRPr="00263608" w:rsidRDefault="00263608" w:rsidP="00263608">
      <w:pPr>
        <w:spacing w:after="120" w:line="48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oMath>
      <w:r w:rsidRPr="00263608">
        <w:rPr>
          <w:rFonts w:ascii="Times New Roman" w:hAnsi="Times New Roman" w:cs="Times New Roman"/>
          <w:sz w:val="24"/>
          <w:szCs w:val="24"/>
        </w:rPr>
        <w:t xml:space="preserve"> với là kích thước itemset X.</w:t>
      </w:r>
    </w:p>
    <w:p w14:paraId="5E5D31D3" w14:textId="7D96F594" w:rsidR="00263608" w:rsidRPr="00263608" w:rsidRDefault="00263608" w:rsidP="00263608">
      <w:pPr>
        <w:spacing w:after="120" w:line="48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sub>
        </m:sSub>
      </m:oMath>
      <w:r w:rsidRPr="00263608">
        <w:rPr>
          <w:rFonts w:ascii="Times New Roman" w:hAnsi="Times New Roman" w:cs="Times New Roman"/>
          <w:sz w:val="24"/>
          <w:szCs w:val="24"/>
        </w:rPr>
        <w:t xml:space="preserve"> là kích thước của transaction Ti.</w:t>
      </w:r>
    </w:p>
    <w:p w14:paraId="384D5EE5" w14:textId="77777777" w:rsidR="00263608" w:rsidRPr="00263608" w:rsidRDefault="00263608" w:rsidP="00263608">
      <w:pPr>
        <w:numPr>
          <w:ilvl w:val="0"/>
          <w:numId w:val="6"/>
        </w:numPr>
        <w:spacing w:after="120" w:line="480" w:lineRule="auto"/>
        <w:jc w:val="both"/>
        <w:rPr>
          <w:rFonts w:ascii="Times New Roman" w:hAnsi="Times New Roman" w:cs="Times New Roman"/>
          <w:sz w:val="24"/>
          <w:szCs w:val="24"/>
        </w:rPr>
      </w:pPr>
      <w:r w:rsidRPr="00263608">
        <w:rPr>
          <w:rFonts w:ascii="Times New Roman" w:hAnsi="Times New Roman" w:cs="Times New Roman"/>
          <w:sz w:val="24"/>
          <w:szCs w:val="24"/>
        </w:rPr>
        <w:t>Basic operation:</w:t>
      </w:r>
    </w:p>
    <w:p w14:paraId="0B3E389B" w14:textId="77777777" w:rsidR="00263608" w:rsidRPr="00263608" w:rsidRDefault="00263608" w:rsidP="00263608">
      <w:pPr>
        <w:spacing w:after="120" w:line="480" w:lineRule="auto"/>
        <w:ind w:firstLine="720"/>
        <w:jc w:val="both"/>
        <w:rPr>
          <w:rFonts w:ascii="Times New Roman" w:hAnsi="Times New Roman" w:cs="Times New Roman"/>
          <w:sz w:val="24"/>
          <w:szCs w:val="24"/>
        </w:rPr>
      </w:pPr>
      <w:r w:rsidRPr="00263608">
        <w:rPr>
          <w:rFonts w:ascii="Times New Roman" w:hAnsi="Times New Roman" w:cs="Times New Roman"/>
          <w:sz w:val="24"/>
          <w:szCs w:val="24"/>
        </w:rPr>
        <w:t>Dòng số 104 và 106.</w:t>
      </w:r>
    </w:p>
    <w:p w14:paraId="6D0E5BBC" w14:textId="77777777" w:rsidR="00263608" w:rsidRPr="00263608" w:rsidRDefault="00263608" w:rsidP="00263608">
      <w:pPr>
        <w:numPr>
          <w:ilvl w:val="0"/>
          <w:numId w:val="7"/>
        </w:numPr>
        <w:spacing w:after="120" w:line="480" w:lineRule="auto"/>
        <w:jc w:val="both"/>
        <w:rPr>
          <w:rFonts w:ascii="Times New Roman" w:hAnsi="Times New Roman" w:cs="Times New Roman"/>
          <w:sz w:val="24"/>
          <w:szCs w:val="24"/>
        </w:rPr>
      </w:pPr>
      <w:r w:rsidRPr="00263608">
        <w:rPr>
          <w:rFonts w:ascii="Times New Roman" w:hAnsi="Times New Roman" w:cs="Times New Roman"/>
          <w:sz w:val="24"/>
          <w:szCs w:val="24"/>
        </w:rPr>
        <w:t xml:space="preserve">Worst case: </w:t>
      </w:r>
    </w:p>
    <w:p w14:paraId="5AE23BCC" w14:textId="77777777" w:rsidR="00263608" w:rsidRPr="00263608" w:rsidRDefault="00263608" w:rsidP="00263608">
      <w:pPr>
        <w:spacing w:after="120" w:line="480" w:lineRule="auto"/>
        <w:ind w:firstLine="720"/>
        <w:jc w:val="both"/>
        <w:rPr>
          <w:rFonts w:ascii="Times New Roman" w:hAnsi="Times New Roman" w:cs="Times New Roman"/>
          <w:sz w:val="24"/>
          <w:szCs w:val="24"/>
        </w:rPr>
      </w:pPr>
      <w:r w:rsidRPr="00263608">
        <w:rPr>
          <w:rFonts w:ascii="Times New Roman" w:hAnsi="Times New Roman" w:cs="Times New Roman"/>
          <w:sz w:val="24"/>
          <w:szCs w:val="24"/>
        </w:rPr>
        <w:t xml:space="preserve">Không có worst case. </w:t>
      </w:r>
    </w:p>
    <w:p w14:paraId="0B6DF710" w14:textId="2F0E3B22" w:rsidR="00B17979" w:rsidRDefault="00263608" w:rsidP="00263608">
      <w:pPr>
        <w:spacing w:after="120" w:line="480" w:lineRule="auto"/>
        <w:ind w:left="720"/>
        <w:jc w:val="both"/>
        <w:rPr>
          <w:rFonts w:ascii="Times New Roman" w:hAnsi="Times New Roman" w:cs="Times New Roman"/>
          <w:sz w:val="24"/>
          <w:szCs w:val="24"/>
        </w:rPr>
      </w:pPr>
      <w:r w:rsidRPr="00263608">
        <w:rPr>
          <w:rFonts w:ascii="Times New Roman" w:hAnsi="Times New Roman" w:cs="Times New Roman"/>
          <w:sz w:val="24"/>
          <w:szCs w:val="24"/>
        </w:rPr>
        <w:lastRenderedPageBreak/>
        <w:t xml:space="preserve">Phương thức này dùng lại phương thức </w:t>
      </w:r>
      <w:proofErr w:type="gramStart"/>
      <w:r w:rsidRPr="00263608">
        <w:rPr>
          <w:rFonts w:ascii="Times New Roman" w:hAnsi="Times New Roman" w:cs="Times New Roman"/>
          <w:sz w:val="24"/>
          <w:szCs w:val="24"/>
        </w:rPr>
        <w:t>isSubset(</w:t>
      </w:r>
      <w:proofErr w:type="gramEnd"/>
      <w:r w:rsidRPr="00263608">
        <w:rPr>
          <w:rFonts w:ascii="Times New Roman" w:hAnsi="Times New Roman" w:cs="Times New Roman"/>
          <w:sz w:val="24"/>
          <w:szCs w:val="24"/>
        </w:rPr>
        <w:t xml:space="preserve">), có độ phức tạp là </w:t>
      </w:r>
      <m:oMath>
        <m:r>
          <m:rPr>
            <m:sty m:val="p"/>
          </m:rP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sub>
            </m:sSub>
          </m:e>
        </m:d>
      </m:oMath>
      <w:r w:rsidRPr="00263608">
        <w:rPr>
          <w:rFonts w:ascii="Times New Roman" w:hAnsi="Times New Roman" w:cs="Times New Roman"/>
          <w:sz w:val="24"/>
          <w:szCs w:val="24"/>
        </w:rPr>
        <w:t xml:space="preserve">  để  kiểm tra điều kiện và vòng lặp để tính toán xác suất của itemset </w:t>
      </w:r>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263608">
        <w:rPr>
          <w:rFonts w:ascii="Times New Roman" w:hAnsi="Times New Roman" w:cs="Times New Roman"/>
          <w:sz w:val="24"/>
          <w:szCs w:val="24"/>
        </w:rPr>
        <w:t xml:space="preserve"> có độ phức tạp là </w:t>
      </w:r>
      <m:oMath>
        <m:r>
          <m:rPr>
            <m:sty m:val="p"/>
          </m:rP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e>
        </m:d>
      </m:oMath>
      <w:r w:rsidRPr="00263608">
        <w:rPr>
          <w:rFonts w:ascii="Times New Roman" w:hAnsi="Times New Roman" w:cs="Times New Roman"/>
          <w:sz w:val="24"/>
          <w:szCs w:val="24"/>
        </w:rPr>
        <w:t xml:space="preserve">. Tóm lại, độ phức tạp của cả phương thức này là </w:t>
      </w:r>
      <m:oMath>
        <m:r>
          <m:rPr>
            <m:sty m:val="p"/>
          </m:rP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 k</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sub>
            </m:sSub>
          </m:e>
        </m:d>
        <m:r>
          <w:rPr>
            <w:rFonts w:ascii="Cambria Math" w:hAnsi="Cambria Math" w:cs="Times New Roman"/>
            <w:sz w:val="24"/>
            <w:szCs w:val="24"/>
          </w:rPr>
          <m:t>+</m:t>
        </m:r>
        <m:r>
          <m:rPr>
            <m:sty m:val="p"/>
          </m:rP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e>
        </m:d>
        <m:r>
          <w:rPr>
            <w:rFonts w:ascii="Cambria Math" w:hAnsi="Cambria Math" w:cs="Times New Roman"/>
            <w:sz w:val="24"/>
            <w:szCs w:val="24"/>
          </w:rPr>
          <m:t>≈</m:t>
        </m:r>
        <m:r>
          <m:rPr>
            <m:sty m:val="p"/>
          </m:rP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e>
        </m:d>
      </m:oMath>
      <w:r w:rsidRPr="00263608">
        <w:rPr>
          <w:rFonts w:ascii="Times New Roman" w:hAnsi="Times New Roman" w:cs="Times New Roman"/>
          <w:sz w:val="24"/>
          <w:szCs w:val="24"/>
        </w:rPr>
        <w:t>.</w:t>
      </w:r>
    </w:p>
    <w:p w14:paraId="2677B926" w14:textId="25E6A3E0" w:rsidR="00263608" w:rsidRDefault="00263608" w:rsidP="00263608">
      <w:pPr>
        <w:pStyle w:val="Heading3"/>
      </w:pPr>
      <w:bookmarkStart w:id="30" w:name="_Ref155473755"/>
      <w:bookmarkStart w:id="31" w:name="_Toc155474112"/>
      <w:r w:rsidRPr="00263608">
        <w:t xml:space="preserve">Phương thức </w:t>
      </w:r>
      <w:proofErr w:type="gramStart"/>
      <w:r w:rsidRPr="00263608">
        <w:t>probXInUD(</w:t>
      </w:r>
      <w:proofErr w:type="gramEnd"/>
      <w:r w:rsidRPr="00263608">
        <w:t>Set&lt;T&gt; X, int msup, double t, double wX)</w:t>
      </w:r>
      <w:bookmarkEnd w:id="30"/>
      <w:bookmarkEnd w:id="31"/>
    </w:p>
    <w:p w14:paraId="4E4CED88" w14:textId="775E361F" w:rsidR="00263608" w:rsidRDefault="00263608" w:rsidP="00F53666">
      <w:pPr>
        <w:pStyle w:val="Caption"/>
        <w:keepNext/>
        <w:spacing w:line="480" w:lineRule="auto"/>
      </w:pPr>
      <w:r>
        <w:t xml:space="preserve">Figure </w:t>
      </w:r>
      <w:r>
        <w:fldChar w:fldCharType="begin"/>
      </w:r>
      <w:r>
        <w:instrText xml:space="preserve"> SEQ Figure \* ARABIC </w:instrText>
      </w:r>
      <w:r>
        <w:fldChar w:fldCharType="separate"/>
      </w:r>
      <w:r w:rsidR="002100B2">
        <w:rPr>
          <w:noProof/>
        </w:rPr>
        <w:t>8</w:t>
      </w:r>
      <w:r>
        <w:fldChar w:fldCharType="end"/>
      </w:r>
      <w:r>
        <w:t xml:space="preserve">. Phần code phương thức </w:t>
      </w:r>
      <w:proofErr w:type="gramStart"/>
      <w:r>
        <w:t>probXInUD(</w:t>
      </w:r>
      <w:proofErr w:type="gramEnd"/>
      <w:r>
        <w:t>)</w:t>
      </w:r>
    </w:p>
    <w:p w14:paraId="2C79A59B" w14:textId="51D2F81C" w:rsidR="00263608" w:rsidRPr="00263608" w:rsidRDefault="00263608" w:rsidP="00F53666">
      <w:pPr>
        <w:spacing w:line="480" w:lineRule="auto"/>
        <w:jc w:val="center"/>
      </w:pPr>
      <w:r w:rsidRPr="00966EDC">
        <w:rPr>
          <w:noProof/>
        </w:rPr>
        <w:drawing>
          <wp:inline distT="0" distB="0" distL="0" distR="0" wp14:anchorId="25852AFB" wp14:editId="00CEACBD">
            <wp:extent cx="5579745" cy="3533775"/>
            <wp:effectExtent l="19050" t="19050" r="20955" b="28575"/>
            <wp:docPr id="12561339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33964" name="Picture 1" descr="A screenshot of a computer code&#10;&#10;Description automatically generated"/>
                    <pic:cNvPicPr/>
                  </pic:nvPicPr>
                  <pic:blipFill>
                    <a:blip r:embed="rId19"/>
                    <a:stretch>
                      <a:fillRect/>
                    </a:stretch>
                  </pic:blipFill>
                  <pic:spPr>
                    <a:xfrm>
                      <a:off x="0" y="0"/>
                      <a:ext cx="5579745" cy="3533775"/>
                    </a:xfrm>
                    <a:prstGeom prst="rect">
                      <a:avLst/>
                    </a:prstGeom>
                    <a:ln>
                      <a:solidFill>
                        <a:schemeClr val="accent1"/>
                      </a:solidFill>
                    </a:ln>
                  </pic:spPr>
                </pic:pic>
              </a:graphicData>
            </a:graphic>
          </wp:inline>
        </w:drawing>
      </w:r>
    </w:p>
    <w:p w14:paraId="18E7DFEB" w14:textId="77777777" w:rsidR="00263608" w:rsidRPr="00D875E8" w:rsidRDefault="00263608" w:rsidP="00D875E8">
      <w:pPr>
        <w:pStyle w:val="ListParagraph"/>
        <w:numPr>
          <w:ilvl w:val="0"/>
          <w:numId w:val="7"/>
        </w:numPr>
        <w:spacing w:line="480" w:lineRule="auto"/>
        <w:rPr>
          <w:sz w:val="24"/>
          <w:szCs w:val="24"/>
        </w:rPr>
      </w:pPr>
      <w:bookmarkStart w:id="32" w:name="_Hlk155423079"/>
      <w:r w:rsidRPr="00D875E8">
        <w:rPr>
          <w:sz w:val="24"/>
          <w:szCs w:val="24"/>
        </w:rPr>
        <w:t>Mô tả đầu vào và chức năng của phương thức:</w:t>
      </w:r>
    </w:p>
    <w:p w14:paraId="1285E95B" w14:textId="03129D5B" w:rsidR="00263608" w:rsidRPr="00263608" w:rsidRDefault="00263608" w:rsidP="00D875E8">
      <w:pPr>
        <w:spacing w:line="480" w:lineRule="auto"/>
        <w:ind w:left="720"/>
        <w:rPr>
          <w:sz w:val="24"/>
          <w:szCs w:val="24"/>
        </w:rPr>
      </w:pPr>
      <w:r w:rsidRPr="00263608">
        <w:rPr>
          <w:sz w:val="24"/>
          <w:szCs w:val="24"/>
        </w:rPr>
        <w:t xml:space="preserve">Nhận một itemset Set&lt;T&gt; X, một minimum support int </w:t>
      </w:r>
      <m:oMath>
        <m:r>
          <w:rPr>
            <w:rFonts w:ascii="Cambria Math" w:hAnsi="Cambria Math"/>
            <w:sz w:val="24"/>
            <w:szCs w:val="24"/>
          </w:rPr>
          <m:t>msup</m:t>
        </m:r>
      </m:oMath>
      <w:r w:rsidRPr="00263608">
        <w:rPr>
          <w:sz w:val="24"/>
          <w:szCs w:val="24"/>
        </w:rPr>
        <w:t xml:space="preserve">, probablistic threshold double </w:t>
      </w:r>
      <m:oMath>
        <m:r>
          <w:rPr>
            <w:rFonts w:ascii="Cambria Math" w:hAnsi="Cambria Math"/>
            <w:sz w:val="24"/>
            <w:szCs w:val="24"/>
          </w:rPr>
          <m:t>t</m:t>
        </m:r>
      </m:oMath>
      <w:r w:rsidRPr="00263608">
        <w:rPr>
          <w:sz w:val="24"/>
          <w:szCs w:val="24"/>
        </w:rPr>
        <w:t xml:space="preserve">. </w:t>
      </w:r>
      <m:oMath>
        <m:r>
          <w:rPr>
            <w:rFonts w:ascii="Cambria Math" w:hAnsi="Cambria Math"/>
            <w:sz w:val="24"/>
            <w:szCs w:val="24"/>
          </w:rPr>
          <m:t>msup</m:t>
        </m:r>
      </m:oMath>
      <w:r w:rsidRPr="00263608">
        <w:rPr>
          <w:sz w:val="24"/>
          <w:szCs w:val="24"/>
        </w:rPr>
        <w:t xml:space="preserve"> và </w:t>
      </w:r>
      <m:oMath>
        <m:r>
          <w:rPr>
            <w:rFonts w:ascii="Cambria Math" w:hAnsi="Cambria Math"/>
            <w:sz w:val="24"/>
            <w:szCs w:val="24"/>
          </w:rPr>
          <m:t>t</m:t>
        </m:r>
      </m:oMath>
      <w:r w:rsidRPr="00263608">
        <w:rPr>
          <w:sz w:val="24"/>
          <w:szCs w:val="24"/>
        </w:rPr>
        <w:t xml:space="preserve"> cũng chính là thuộc tính của class Apriori. </w:t>
      </w:r>
    </w:p>
    <w:p w14:paraId="3655F744" w14:textId="1FBA98CF" w:rsidR="00263608" w:rsidRPr="00263608" w:rsidRDefault="00263608" w:rsidP="00D875E8">
      <w:pPr>
        <w:spacing w:line="480" w:lineRule="auto"/>
        <w:ind w:left="720"/>
        <w:rPr>
          <w:sz w:val="24"/>
          <w:szCs w:val="24"/>
        </w:rPr>
      </w:pPr>
      <w:r w:rsidRPr="00263608">
        <w:rPr>
          <w:sz w:val="24"/>
          <w:szCs w:val="24"/>
        </w:rPr>
        <w:lastRenderedPageBreak/>
        <w:t xml:space="preserve">Phương thức này giúp cho việc tính xác suất của itemset </w:t>
      </w:r>
      <m:oMath>
        <m:r>
          <w:rPr>
            <w:rFonts w:ascii="Cambria Math" w:hAnsi="Cambria Math"/>
            <w:sz w:val="24"/>
            <w:szCs w:val="24"/>
          </w:rPr>
          <m:t>X</m:t>
        </m:r>
      </m:oMath>
      <w:r w:rsidRPr="00263608">
        <w:rPr>
          <w:sz w:val="24"/>
          <w:szCs w:val="24"/>
        </w:rPr>
        <w:t xml:space="preserve"> lớn hơn hoặc bằng </w:t>
      </w:r>
      <m:oMath>
        <m:r>
          <w:rPr>
            <w:rFonts w:ascii="Cambria Math" w:hAnsi="Cambria Math"/>
            <w:sz w:val="24"/>
            <w:szCs w:val="24"/>
          </w:rPr>
          <m:t>msup</m:t>
        </m:r>
      </m:oMath>
      <w:r w:rsidRPr="00263608">
        <w:rPr>
          <w:sz w:val="24"/>
          <w:szCs w:val="24"/>
        </w:rPr>
        <w:t xml:space="preserve"> trong uncertain dataset bằng dynamic programming có kèm theo cách tỉa, nhằm kết thúc thuật toán sớm, đồng thời tính cả tổng xác suất của itemset </w:t>
      </w:r>
      <m:oMath>
        <m:r>
          <w:rPr>
            <w:rFonts w:ascii="Cambria Math" w:hAnsi="Cambria Math"/>
            <w:sz w:val="24"/>
            <w:szCs w:val="24"/>
          </w:rPr>
          <m:t>X</m:t>
        </m:r>
      </m:oMath>
      <w:r w:rsidRPr="00263608">
        <w:rPr>
          <w:sz w:val="24"/>
          <w:szCs w:val="24"/>
        </w:rPr>
        <w:t xml:space="preserve"> trong uncertain dataset.</w:t>
      </w:r>
    </w:p>
    <w:p w14:paraId="1AFBAFD1" w14:textId="08A8C589" w:rsidR="00263608" w:rsidRPr="00263608" w:rsidRDefault="00263608" w:rsidP="00D875E8">
      <w:pPr>
        <w:spacing w:line="480" w:lineRule="auto"/>
        <w:ind w:left="720"/>
        <w:rPr>
          <w:sz w:val="24"/>
          <w:szCs w:val="24"/>
        </w:rPr>
      </w:pPr>
      <w:r w:rsidRPr="00263608">
        <w:rPr>
          <w:sz w:val="24"/>
          <w:szCs w:val="24"/>
        </w:rPr>
        <w:t xml:space="preserve">Phương thức này được cài đặt theo công thức truy hồi dưới đây, với kết quả </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 xml:space="preserve">≥msup, </m:t>
            </m:r>
            <m:d>
              <m:dPr>
                <m:begChr m:val="|"/>
                <m:endChr m:val="|"/>
                <m:ctrlPr>
                  <w:rPr>
                    <w:rFonts w:ascii="Cambria Math" w:hAnsi="Cambria Math"/>
                    <w:sz w:val="24"/>
                    <w:szCs w:val="24"/>
                  </w:rPr>
                </m:ctrlPr>
              </m:dPr>
              <m:e>
                <m:r>
                  <w:rPr>
                    <w:rFonts w:ascii="Cambria Math" w:hAnsi="Cambria Math"/>
                    <w:sz w:val="24"/>
                    <w:szCs w:val="24"/>
                  </w:rPr>
                  <m:t>T</m:t>
                </m:r>
              </m:e>
            </m:d>
          </m:sub>
        </m:sSub>
        <m:d>
          <m:dPr>
            <m:ctrlPr>
              <w:rPr>
                <w:rFonts w:ascii="Cambria Math" w:hAnsi="Cambria Math"/>
                <w:i/>
                <w:sz w:val="24"/>
                <w:szCs w:val="24"/>
              </w:rPr>
            </m:ctrlPr>
          </m:dPr>
          <m:e>
            <m:r>
              <w:rPr>
                <w:rFonts w:ascii="Cambria Math" w:hAnsi="Cambria Math"/>
                <w:sz w:val="24"/>
                <w:szCs w:val="24"/>
              </w:rPr>
              <m:t>X</m:t>
            </m:r>
          </m:e>
        </m:d>
      </m:oMath>
      <w:r w:rsidRPr="00263608">
        <w:rPr>
          <w:sz w:val="24"/>
          <w:szCs w:val="24"/>
        </w:rPr>
        <w:t xml:space="preserve"> là </w:t>
      </w:r>
      <m:oMath>
        <m:r>
          <m:rPr>
            <m:sty m:val="p"/>
          </m:rPr>
          <w:rPr>
            <w:rFonts w:ascii="Cambria Math" w:hAnsi="Cambria Math"/>
            <w:sz w:val="24"/>
            <w:szCs w:val="24"/>
          </w:rPr>
          <m:t>Pr⁡</m:t>
        </m:r>
        <m:r>
          <w:rPr>
            <w:rFonts w:ascii="Cambria Math" w:hAnsi="Cambria Math"/>
            <w:sz w:val="24"/>
            <w:szCs w:val="24"/>
          </w:rPr>
          <m:t>(Sup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&gt;msup)</m:t>
        </m:r>
      </m:oMath>
      <w:r w:rsidRPr="00263608">
        <w:rPr>
          <w:sz w:val="24"/>
          <w:szCs w:val="24"/>
        </w:rPr>
        <w:t>:</w:t>
      </w:r>
    </w:p>
    <w:p w14:paraId="44949CAC" w14:textId="3161198B" w:rsidR="00263608" w:rsidRPr="00263608" w:rsidRDefault="00263608" w:rsidP="00D875E8">
      <w:pPr>
        <w:spacing w:line="480" w:lineRule="auto"/>
        <w:ind w:left="720"/>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(X)=</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i=0</m:t>
                    </m:r>
                  </m:e>
                </m:mr>
                <m:mr>
                  <m:e>
                    <m:r>
                      <w:rPr>
                        <w:rFonts w:ascii="Cambria Math" w:hAnsi="Cambria Math"/>
                        <w:sz w:val="24"/>
                        <w:szCs w:val="24"/>
                      </w:rPr>
                      <m:t>0</m:t>
                    </m:r>
                  </m:e>
                  <m:e>
                    <m:r>
                      <w:rPr>
                        <w:rFonts w:ascii="Cambria Math" w:hAnsi="Cambria Math"/>
                        <w:sz w:val="24"/>
                        <w:szCs w:val="24"/>
                      </w:rPr>
                      <m:t>j&gt;i</m:t>
                    </m:r>
                  </m:e>
                </m:mr>
                <m:mr>
                  <m:e>
                    <m:sSub>
                      <m:sSubPr>
                        <m:ctrlPr>
                          <w:rPr>
                            <w:rFonts w:ascii="Cambria Math" w:hAnsi="Cambria Math"/>
                            <w:i/>
                            <w:sz w:val="24"/>
                            <w:szCs w:val="24"/>
                          </w:rPr>
                        </m:ctrlPr>
                      </m:sSubPr>
                      <m:e>
                        <m:r>
                          <w:rPr>
                            <w:rFonts w:ascii="Cambria Math" w:hAnsi="Cambria Math"/>
                            <w:sz w:val="24"/>
                            <w:szCs w:val="24"/>
                          </w:rPr>
                          <m:t xml:space="preserve"> P</m:t>
                        </m:r>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e>
                        </m:d>
                        <m:r>
                          <w:rPr>
                            <w:rFonts w:ascii="Cambria Math" w:hAnsi="Cambria Math"/>
                            <w:sz w:val="24"/>
                            <w:szCs w:val="24"/>
                          </w:rPr>
                          <m:t xml:space="preserve"> .P</m:t>
                        </m:r>
                      </m:e>
                      <m:sub>
                        <m:r>
                          <w:rPr>
                            <w:rFonts w:ascii="Cambria Math" w:hAnsi="Cambria Math"/>
                            <w:sz w:val="24"/>
                            <w:szCs w:val="24"/>
                          </w:rPr>
                          <m:t>≥i-1, j</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 P</m:t>
                        </m:r>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 j</m:t>
                        </m:r>
                      </m:sub>
                    </m:sSub>
                    <m:d>
                      <m:dPr>
                        <m:ctrlPr>
                          <w:rPr>
                            <w:rFonts w:ascii="Cambria Math" w:hAnsi="Cambria Math"/>
                            <w:i/>
                            <w:sz w:val="24"/>
                            <w:szCs w:val="24"/>
                          </w:rPr>
                        </m:ctrlPr>
                      </m:dPr>
                      <m:e>
                        <m:r>
                          <w:rPr>
                            <w:rFonts w:ascii="Cambria Math" w:hAnsi="Cambria Math"/>
                            <w:sz w:val="24"/>
                            <w:szCs w:val="24"/>
                          </w:rPr>
                          <m:t>X</m:t>
                        </m:r>
                      </m:e>
                    </m:d>
                  </m:e>
                  <m:e>
                    <m:r>
                      <w:rPr>
                        <w:rFonts w:ascii="Cambria Math" w:hAnsi="Cambria Math"/>
                        <w:sz w:val="24"/>
                        <w:szCs w:val="24"/>
                      </w:rPr>
                      <m:t>otherwise</m:t>
                    </m:r>
                  </m:e>
                </m:mr>
              </m:m>
            </m:e>
          </m:d>
        </m:oMath>
      </m:oMathPara>
    </w:p>
    <w:p w14:paraId="144B51B9" w14:textId="77777777" w:rsidR="00263608" w:rsidRPr="00D875E8" w:rsidRDefault="00263608" w:rsidP="00D875E8">
      <w:pPr>
        <w:spacing w:line="480" w:lineRule="auto"/>
        <w:ind w:left="720"/>
        <w:rPr>
          <w:sz w:val="24"/>
          <w:szCs w:val="24"/>
        </w:rPr>
      </w:pPr>
      <w:r w:rsidRPr="00263608">
        <w:rPr>
          <w:sz w:val="24"/>
          <w:szCs w:val="24"/>
        </w:rPr>
        <w:t>Trong đó:</w:t>
      </w:r>
    </w:p>
    <w:p w14:paraId="3D30838D" w14:textId="2C75FA7B" w:rsidR="00F131E8" w:rsidRPr="00D875E8" w:rsidRDefault="00F131E8" w:rsidP="00D875E8">
      <w:pPr>
        <w:tabs>
          <w:tab w:val="left" w:pos="720"/>
          <w:tab w:val="left" w:pos="1440"/>
          <w:tab w:val="left" w:pos="2160"/>
          <w:tab w:val="left" w:pos="2880"/>
          <w:tab w:val="left" w:pos="3600"/>
          <w:tab w:val="left" w:pos="4320"/>
          <w:tab w:val="left" w:pos="5040"/>
          <w:tab w:val="left" w:pos="5760"/>
          <w:tab w:val="left" w:pos="6480"/>
          <w:tab w:val="left" w:pos="7200"/>
          <w:tab w:val="left" w:pos="7822"/>
        </w:tabs>
        <w:spacing w:line="480" w:lineRule="auto"/>
        <w:ind w:left="720"/>
        <w:rPr>
          <w:sz w:val="24"/>
          <w:szCs w:val="24"/>
        </w:rPr>
      </w:pPr>
      <m:oMath>
        <m:r>
          <w:rPr>
            <w:rFonts w:ascii="Cambria Math" w:hAnsi="Cambria Math"/>
            <w:sz w:val="24"/>
            <w:szCs w:val="24"/>
          </w:rPr>
          <m:t>j</m:t>
        </m:r>
      </m:oMath>
      <w:r w:rsidRPr="00D875E8">
        <w:rPr>
          <w:rFonts w:eastAsiaTheme="minorEastAsia"/>
          <w:sz w:val="24"/>
          <w:szCs w:val="24"/>
        </w:rPr>
        <w:tab/>
      </w:r>
      <w:r w:rsidRPr="00263608">
        <w:rPr>
          <w:sz w:val="24"/>
          <w:szCs w:val="24"/>
        </w:rPr>
        <w:t>Là chỉ số cho transaction có trong uncertain dataset</w:t>
      </w:r>
      <w:r w:rsidRPr="00D875E8">
        <w:rPr>
          <w:sz w:val="24"/>
          <w:szCs w:val="24"/>
        </w:rPr>
        <w:tab/>
      </w:r>
      <w:r w:rsidRPr="00D875E8">
        <w:rPr>
          <w:sz w:val="24"/>
          <w:szCs w:val="24"/>
        </w:rPr>
        <w:tab/>
      </w:r>
    </w:p>
    <w:p w14:paraId="1EAFA2E7" w14:textId="59AC8491" w:rsidR="00F131E8" w:rsidRPr="00263608" w:rsidRDefault="00F131E8" w:rsidP="00D875E8">
      <w:pPr>
        <w:tabs>
          <w:tab w:val="left" w:pos="720"/>
          <w:tab w:val="left" w:pos="1440"/>
          <w:tab w:val="left" w:pos="2160"/>
          <w:tab w:val="left" w:pos="2880"/>
          <w:tab w:val="left" w:pos="3600"/>
          <w:tab w:val="left" w:pos="4320"/>
          <w:tab w:val="left" w:pos="5040"/>
          <w:tab w:val="left" w:pos="5760"/>
          <w:tab w:val="left" w:pos="6480"/>
          <w:tab w:val="left" w:pos="7200"/>
          <w:tab w:val="left" w:pos="7822"/>
        </w:tabs>
        <w:spacing w:line="480" w:lineRule="auto"/>
        <w:ind w:left="720"/>
        <w:rPr>
          <w:sz w:val="24"/>
          <w:szCs w:val="24"/>
        </w:rPr>
      </w:pPr>
      <m:oMath>
        <m:r>
          <w:rPr>
            <w:rFonts w:ascii="Cambria Math" w:hAnsi="Cambria Math"/>
            <w:sz w:val="24"/>
            <w:szCs w:val="24"/>
          </w:rPr>
          <m:t>i</m:t>
        </m:r>
      </m:oMath>
      <w:r w:rsidRPr="00D875E8">
        <w:rPr>
          <w:sz w:val="24"/>
          <w:szCs w:val="24"/>
        </w:rPr>
        <w:t xml:space="preserve"> </w:t>
      </w:r>
      <w:r w:rsidRPr="00D875E8">
        <w:rPr>
          <w:sz w:val="24"/>
          <w:szCs w:val="24"/>
        </w:rPr>
        <w:tab/>
      </w:r>
      <w:r w:rsidRPr="00D875E8">
        <w:rPr>
          <w:rFonts w:eastAsiaTheme="minorEastAsia"/>
          <w:sz w:val="24"/>
          <w:szCs w:val="24"/>
        </w:rPr>
        <w:t>Là chỉ số cho msup, đi từ 0 đến msup</w:t>
      </w:r>
    </w:p>
    <w:bookmarkEnd w:id="32"/>
    <w:p w14:paraId="78749B31" w14:textId="1B6E741D" w:rsidR="00F131E8" w:rsidRPr="00D875E8" w:rsidRDefault="00F131E8" w:rsidP="00D875E8">
      <w:pPr>
        <w:pStyle w:val="Caption"/>
        <w:keepNext/>
        <w:spacing w:line="480" w:lineRule="auto"/>
        <w:rPr>
          <w:szCs w:val="24"/>
        </w:rPr>
      </w:pPr>
      <w:r w:rsidRPr="00D875E8">
        <w:rPr>
          <w:szCs w:val="24"/>
        </w:rPr>
        <w:t xml:space="preserve">Figure </w:t>
      </w:r>
      <w:r w:rsidRPr="00D875E8">
        <w:rPr>
          <w:szCs w:val="24"/>
        </w:rPr>
        <w:fldChar w:fldCharType="begin"/>
      </w:r>
      <w:r w:rsidRPr="00D875E8">
        <w:rPr>
          <w:szCs w:val="24"/>
        </w:rPr>
        <w:instrText xml:space="preserve"> SEQ Figure \* ARABIC </w:instrText>
      </w:r>
      <w:r w:rsidRPr="00D875E8">
        <w:rPr>
          <w:szCs w:val="24"/>
        </w:rPr>
        <w:fldChar w:fldCharType="separate"/>
      </w:r>
      <w:r w:rsidR="002100B2" w:rsidRPr="00D875E8">
        <w:rPr>
          <w:noProof/>
          <w:szCs w:val="24"/>
        </w:rPr>
        <w:t>9</w:t>
      </w:r>
      <w:r w:rsidRPr="00D875E8">
        <w:rPr>
          <w:szCs w:val="24"/>
        </w:rPr>
        <w:fldChar w:fldCharType="end"/>
      </w:r>
      <w:r w:rsidRPr="00D875E8">
        <w:rPr>
          <w:szCs w:val="24"/>
        </w:rPr>
        <w:t xml:space="preserve">. Bảng quy hoạch động mô tả lại công thức truy hồi trên (Nguồn: </w:t>
      </w:r>
      <w:sdt>
        <w:sdtPr>
          <w:rPr>
            <w:bCs/>
            <w:color w:val="000000"/>
            <w:szCs w:val="24"/>
          </w:rPr>
          <w:tag w:val="MENDELEY_CITATION_v3_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"/>
          <w:id w:val="1237676076"/>
          <w:placeholder>
            <w:docPart w:val="DefaultPlaceholder_-1854013440"/>
          </w:placeholder>
        </w:sdtPr>
        <w:sdtContent>
          <w:r w:rsidR="008E1855" w:rsidRPr="0020007E">
            <w:rPr>
              <w:bCs/>
              <w:color w:val="000000"/>
              <w:szCs w:val="24"/>
            </w:rPr>
            <w:t>[2]</w:t>
          </w:r>
        </w:sdtContent>
      </w:sdt>
      <w:r w:rsidRPr="00D875E8">
        <w:rPr>
          <w:szCs w:val="24"/>
        </w:rPr>
        <w:t>)</w:t>
      </w:r>
    </w:p>
    <w:p w14:paraId="00475770" w14:textId="353F0948" w:rsidR="00263608" w:rsidRPr="00D875E8" w:rsidRDefault="00F131E8" w:rsidP="00D875E8">
      <w:pPr>
        <w:spacing w:line="480" w:lineRule="auto"/>
        <w:jc w:val="center"/>
        <w:rPr>
          <w:sz w:val="24"/>
          <w:szCs w:val="24"/>
        </w:rPr>
      </w:pPr>
      <w:r w:rsidRPr="00D875E8">
        <w:rPr>
          <w:noProof/>
          <w:sz w:val="24"/>
          <w:szCs w:val="24"/>
          <w:lang w:eastAsia="ja-JP"/>
        </w:rPr>
        <w:drawing>
          <wp:inline distT="0" distB="0" distL="0" distR="0" wp14:anchorId="4E53EA58" wp14:editId="4142350E">
            <wp:extent cx="4191363" cy="1950889"/>
            <wp:effectExtent l="19050" t="19050" r="19050" b="11430"/>
            <wp:docPr id="63224050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0508" name="Picture 1" descr="A graph of a function&#10;&#10;Description automatically generated"/>
                    <pic:cNvPicPr/>
                  </pic:nvPicPr>
                  <pic:blipFill>
                    <a:blip r:embed="rId20"/>
                    <a:stretch>
                      <a:fillRect/>
                    </a:stretch>
                  </pic:blipFill>
                  <pic:spPr>
                    <a:xfrm>
                      <a:off x="0" y="0"/>
                      <a:ext cx="4191363" cy="1950889"/>
                    </a:xfrm>
                    <a:prstGeom prst="rect">
                      <a:avLst/>
                    </a:prstGeom>
                    <a:ln>
                      <a:solidFill>
                        <a:schemeClr val="accent1"/>
                      </a:solidFill>
                    </a:ln>
                  </pic:spPr>
                </pic:pic>
              </a:graphicData>
            </a:graphic>
          </wp:inline>
        </w:drawing>
      </w:r>
    </w:p>
    <w:p w14:paraId="4ED7BAF3" w14:textId="77777777" w:rsidR="00F131E8" w:rsidRPr="00F131E8" w:rsidRDefault="00F131E8" w:rsidP="00D875E8">
      <w:pPr>
        <w:spacing w:line="480" w:lineRule="auto"/>
        <w:ind w:left="720"/>
        <w:rPr>
          <w:sz w:val="24"/>
          <w:szCs w:val="24"/>
        </w:rPr>
      </w:pPr>
      <w:r w:rsidRPr="00F131E8">
        <w:rPr>
          <w:sz w:val="24"/>
          <w:szCs w:val="24"/>
        </w:rPr>
        <w:t xml:space="preserve">Để cho việc tính toán trở nên nhanh hơn trong bài báo </w:t>
      </w:r>
      <w:sdt>
        <w:sdtPr>
          <w:rPr>
            <w:sz w:val="24"/>
            <w:szCs w:val="24"/>
          </w:rPr>
          <w:id w:val="-468974177"/>
          <w:citation/>
        </w:sdtPr>
        <w:sdtContent>
          <w:r w:rsidRPr="00F131E8">
            <w:rPr>
              <w:sz w:val="24"/>
              <w:szCs w:val="24"/>
            </w:rPr>
            <w:fldChar w:fldCharType="begin"/>
          </w:r>
          <w:r w:rsidRPr="00F131E8">
            <w:rPr>
              <w:sz w:val="24"/>
              <w:szCs w:val="24"/>
            </w:rPr>
            <w:instrText xml:space="preserve"> CITATION Bernecker \l 1033 </w:instrText>
          </w:r>
          <w:r w:rsidRPr="00F131E8">
            <w:rPr>
              <w:sz w:val="24"/>
              <w:szCs w:val="24"/>
            </w:rPr>
            <w:fldChar w:fldCharType="separate"/>
          </w:r>
          <w:r w:rsidRPr="00F131E8">
            <w:rPr>
              <w:sz w:val="24"/>
              <w:szCs w:val="24"/>
            </w:rPr>
            <w:t>[1]</w:t>
          </w:r>
          <w:r w:rsidRPr="00F131E8">
            <w:rPr>
              <w:sz w:val="24"/>
              <w:szCs w:val="24"/>
            </w:rPr>
            <w:fldChar w:fldCharType="end"/>
          </w:r>
        </w:sdtContent>
      </w:sdt>
      <w:r w:rsidRPr="00F131E8">
        <w:rPr>
          <w:sz w:val="24"/>
          <w:szCs w:val="24"/>
        </w:rPr>
        <w:t xml:space="preserve"> có giới thiệu một số cách tỉa nhằm kết thúc thuật toán sớm như sau:</w:t>
      </w:r>
    </w:p>
    <w:p w14:paraId="452BDBD0" w14:textId="5B3D270E" w:rsidR="00F131E8" w:rsidRPr="00F131E8" w:rsidRDefault="00F131E8" w:rsidP="00D875E8">
      <w:pPr>
        <w:numPr>
          <w:ilvl w:val="0"/>
          <w:numId w:val="8"/>
        </w:numPr>
        <w:spacing w:line="480" w:lineRule="auto"/>
        <w:ind w:left="1080"/>
        <w:rPr>
          <w:sz w:val="24"/>
          <w:szCs w:val="24"/>
        </w:rPr>
      </w:pPr>
      <w:r w:rsidRPr="00F131E8">
        <w:rPr>
          <w:sz w:val="24"/>
          <w:szCs w:val="24"/>
        </w:rPr>
        <w:lastRenderedPageBreak/>
        <w:t xml:space="preserve">Với mỗi lần lặp </w:t>
      </w:r>
      <m:oMath>
        <m:r>
          <w:rPr>
            <w:rFonts w:ascii="Cambria Math" w:hAnsi="Cambria Math"/>
            <w:sz w:val="24"/>
            <w:szCs w:val="24"/>
          </w:rPr>
          <m:t>i</m:t>
        </m:r>
      </m:oMath>
      <w:r w:rsidRPr="00F131E8">
        <w:rPr>
          <w:sz w:val="24"/>
          <w:szCs w:val="24"/>
        </w:rPr>
        <w:t xml:space="preserve">, </w:t>
      </w:r>
      <m:oMath>
        <m:r>
          <w:rPr>
            <w:rFonts w:ascii="Cambria Math" w:hAnsi="Cambria Math"/>
            <w:sz w:val="24"/>
            <w:szCs w:val="24"/>
          </w:rPr>
          <m:t>j</m:t>
        </m:r>
      </m:oMath>
      <w:r w:rsidRPr="00F131E8">
        <w:rPr>
          <w:sz w:val="24"/>
          <w:szCs w:val="24"/>
        </w:rPr>
        <w:t xml:space="preserve"> chỉ cần chạy từ 0 đến n – msup + </w:t>
      </w:r>
      <m:oMath>
        <m:r>
          <w:rPr>
            <w:rFonts w:ascii="Cambria Math" w:hAnsi="Cambria Math"/>
            <w:sz w:val="24"/>
            <w:szCs w:val="24"/>
          </w:rPr>
          <m:t>i</m:t>
        </m:r>
      </m:oMath>
    </w:p>
    <w:p w14:paraId="3E9C84BE" w14:textId="5655E4AE" w:rsidR="00F131E8" w:rsidRPr="00F131E8" w:rsidRDefault="00F131E8" w:rsidP="00D875E8">
      <w:pPr>
        <w:numPr>
          <w:ilvl w:val="0"/>
          <w:numId w:val="8"/>
        </w:numPr>
        <w:spacing w:line="480" w:lineRule="auto"/>
        <w:ind w:left="1080"/>
        <w:rPr>
          <w:sz w:val="24"/>
          <w:szCs w:val="24"/>
        </w:rPr>
      </w:pPr>
      <w:r w:rsidRPr="00F131E8">
        <w:rPr>
          <w:sz w:val="24"/>
          <w:szCs w:val="24"/>
        </w:rPr>
        <w:t xml:space="preserve">Có thể dừng thuật toán khi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msup-k,</m:t>
            </m:r>
            <m:d>
              <m:dPr>
                <m:begChr m:val="|"/>
                <m:endChr m:val="|"/>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&lt;t/w(X)</m:t>
        </m:r>
      </m:oMath>
      <w:r w:rsidRPr="00F131E8">
        <w:rPr>
          <w:sz w:val="24"/>
          <w:szCs w:val="24"/>
        </w:rPr>
        <w:t xml:space="preserve">, với điều kiện </w:t>
      </w:r>
      <m:oMath>
        <m:r>
          <w:rPr>
            <w:rFonts w:ascii="Cambria Math" w:hAnsi="Cambria Math"/>
            <w:sz w:val="24"/>
            <w:szCs w:val="24"/>
          </w:rPr>
          <m:t>1≤k≤msup</m:t>
        </m:r>
      </m:oMath>
    </w:p>
    <w:p w14:paraId="08BE0E75" w14:textId="6B3E97C0" w:rsidR="00F131E8" w:rsidRPr="00D875E8" w:rsidRDefault="00F131E8" w:rsidP="00D875E8">
      <w:pPr>
        <w:pStyle w:val="Caption"/>
        <w:keepNext/>
        <w:spacing w:line="480" w:lineRule="auto"/>
        <w:rPr>
          <w:szCs w:val="24"/>
        </w:rPr>
      </w:pPr>
      <w:r w:rsidRPr="00D875E8">
        <w:rPr>
          <w:szCs w:val="24"/>
        </w:rPr>
        <w:t xml:space="preserve">Figure </w:t>
      </w:r>
      <w:r w:rsidRPr="00D875E8">
        <w:rPr>
          <w:szCs w:val="24"/>
        </w:rPr>
        <w:fldChar w:fldCharType="begin"/>
      </w:r>
      <w:r w:rsidRPr="00D875E8">
        <w:rPr>
          <w:szCs w:val="24"/>
        </w:rPr>
        <w:instrText xml:space="preserve"> SEQ Figure \* ARABIC </w:instrText>
      </w:r>
      <w:r w:rsidRPr="00D875E8">
        <w:rPr>
          <w:szCs w:val="24"/>
        </w:rPr>
        <w:fldChar w:fldCharType="separate"/>
      </w:r>
      <w:r w:rsidR="002100B2" w:rsidRPr="00D875E8">
        <w:rPr>
          <w:noProof/>
          <w:szCs w:val="24"/>
        </w:rPr>
        <w:t>10</w:t>
      </w:r>
      <w:r w:rsidRPr="00D875E8">
        <w:rPr>
          <w:szCs w:val="24"/>
        </w:rPr>
        <w:fldChar w:fldCharType="end"/>
      </w:r>
      <w:r w:rsidRPr="00D875E8">
        <w:rPr>
          <w:szCs w:val="24"/>
        </w:rPr>
        <w:t xml:space="preserve">. Bảng quy hoạch động thể hiện việc tỉa (Nguồn: </w:t>
      </w:r>
      <w:sdt>
        <w:sdtPr>
          <w:rPr>
            <w:bCs/>
            <w:color w:val="000000"/>
            <w:szCs w:val="24"/>
          </w:rPr>
          <w:tag w:val="MENDELEY_CITATION_v3_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"/>
          <w:id w:val="275836359"/>
          <w:placeholder>
            <w:docPart w:val="DefaultPlaceholder_-1854013440"/>
          </w:placeholder>
        </w:sdtPr>
        <w:sdtContent>
          <w:r w:rsidR="008E1855" w:rsidRPr="0020007E">
            <w:rPr>
              <w:bCs/>
              <w:color w:val="000000"/>
              <w:szCs w:val="24"/>
            </w:rPr>
            <w:t>[2]</w:t>
          </w:r>
        </w:sdtContent>
      </w:sdt>
      <w:r w:rsidRPr="00D875E8">
        <w:rPr>
          <w:szCs w:val="24"/>
        </w:rPr>
        <w:t>)</w:t>
      </w:r>
    </w:p>
    <w:p w14:paraId="6164314C" w14:textId="44006691" w:rsidR="00F131E8" w:rsidRPr="00D875E8" w:rsidRDefault="00F131E8" w:rsidP="00D875E8">
      <w:pPr>
        <w:spacing w:line="480" w:lineRule="auto"/>
        <w:jc w:val="center"/>
        <w:rPr>
          <w:sz w:val="24"/>
          <w:szCs w:val="24"/>
        </w:rPr>
      </w:pPr>
      <w:r w:rsidRPr="00D875E8">
        <w:rPr>
          <w:noProof/>
          <w:sz w:val="24"/>
          <w:szCs w:val="24"/>
        </w:rPr>
        <w:drawing>
          <wp:inline distT="0" distB="0" distL="0" distR="0" wp14:anchorId="6B86AD0D" wp14:editId="3C848C1F">
            <wp:extent cx="4584700" cy="1676400"/>
            <wp:effectExtent l="0" t="0" r="6350" b="0"/>
            <wp:docPr id="1980155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1676400"/>
                    </a:xfrm>
                    <a:prstGeom prst="rect">
                      <a:avLst/>
                    </a:prstGeom>
                    <a:noFill/>
                  </pic:spPr>
                </pic:pic>
              </a:graphicData>
            </a:graphic>
          </wp:inline>
        </w:drawing>
      </w:r>
    </w:p>
    <w:p w14:paraId="3D1AB78E" w14:textId="77777777" w:rsidR="00F131E8" w:rsidRPr="00F131E8" w:rsidRDefault="00F131E8" w:rsidP="00D875E8">
      <w:pPr>
        <w:numPr>
          <w:ilvl w:val="0"/>
          <w:numId w:val="7"/>
        </w:numPr>
        <w:spacing w:line="480" w:lineRule="auto"/>
        <w:rPr>
          <w:sz w:val="24"/>
          <w:szCs w:val="24"/>
        </w:rPr>
      </w:pPr>
      <w:r w:rsidRPr="00F131E8">
        <w:rPr>
          <w:sz w:val="24"/>
          <w:szCs w:val="24"/>
        </w:rPr>
        <w:t>Input size:</w:t>
      </w:r>
    </w:p>
    <w:p w14:paraId="45009BAD" w14:textId="599D5DC2" w:rsidR="00F131E8" w:rsidRPr="00F131E8" w:rsidRDefault="00F131E8" w:rsidP="00D875E8">
      <w:pPr>
        <w:spacing w:line="480" w:lineRule="auto"/>
        <w:ind w:left="720"/>
        <w:rPr>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X</m:t>
            </m:r>
          </m:sub>
        </m:sSub>
      </m:oMath>
      <w:r w:rsidRPr="00F131E8">
        <w:rPr>
          <w:sz w:val="24"/>
          <w:szCs w:val="24"/>
        </w:rPr>
        <w:t xml:space="preserve">, với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X</m:t>
            </m:r>
          </m:sub>
        </m:sSub>
      </m:oMath>
      <w:r w:rsidRPr="00F131E8">
        <w:rPr>
          <w:sz w:val="24"/>
          <w:szCs w:val="24"/>
        </w:rPr>
        <w:t xml:space="preserve"> là kích thước của itemset </w:t>
      </w:r>
      <m:oMath>
        <m:r>
          <w:rPr>
            <w:rFonts w:ascii="Cambria Math" w:hAnsi="Cambria Math"/>
            <w:sz w:val="24"/>
            <w:szCs w:val="24"/>
          </w:rPr>
          <m:t>X</m:t>
        </m:r>
      </m:oMath>
      <w:r w:rsidRPr="00F131E8">
        <w:rPr>
          <w:sz w:val="24"/>
          <w:szCs w:val="24"/>
        </w:rPr>
        <w:t>.</w:t>
      </w:r>
    </w:p>
    <w:p w14:paraId="43611490" w14:textId="77777777" w:rsidR="00F131E8" w:rsidRPr="00F131E8" w:rsidRDefault="00F131E8" w:rsidP="00D875E8">
      <w:pPr>
        <w:spacing w:line="480" w:lineRule="auto"/>
        <w:ind w:left="720"/>
        <w:rPr>
          <w:sz w:val="24"/>
          <w:szCs w:val="24"/>
        </w:rPr>
      </w:pPr>
      <w:r w:rsidRPr="00F131E8">
        <w:rPr>
          <w:sz w:val="24"/>
          <w:szCs w:val="24"/>
        </w:rPr>
        <w:t xml:space="preserve">Phương thức còn sử dụng một thuộc tính của instance Apriori là n, với n là </w:t>
      </w:r>
    </w:p>
    <w:p w14:paraId="7E5EB48C" w14:textId="77777777" w:rsidR="00F131E8" w:rsidRPr="00F131E8" w:rsidRDefault="00F131E8" w:rsidP="00D875E8">
      <w:pPr>
        <w:numPr>
          <w:ilvl w:val="0"/>
          <w:numId w:val="9"/>
        </w:numPr>
        <w:spacing w:line="480" w:lineRule="auto"/>
        <w:rPr>
          <w:sz w:val="24"/>
          <w:szCs w:val="24"/>
        </w:rPr>
      </w:pPr>
      <w:r w:rsidRPr="00F131E8">
        <w:rPr>
          <w:sz w:val="24"/>
          <w:szCs w:val="24"/>
        </w:rPr>
        <w:t>Basic operation:</w:t>
      </w:r>
    </w:p>
    <w:p w14:paraId="12414FB4" w14:textId="77777777" w:rsidR="00F131E8" w:rsidRPr="00F131E8" w:rsidRDefault="00F131E8" w:rsidP="00D875E8">
      <w:pPr>
        <w:spacing w:line="480" w:lineRule="auto"/>
        <w:ind w:firstLine="720"/>
        <w:rPr>
          <w:sz w:val="24"/>
          <w:szCs w:val="24"/>
        </w:rPr>
      </w:pPr>
      <w:r w:rsidRPr="00F131E8">
        <w:rPr>
          <w:sz w:val="24"/>
          <w:szCs w:val="24"/>
        </w:rPr>
        <w:t>Dòng số 146 và 148.</w:t>
      </w:r>
    </w:p>
    <w:p w14:paraId="6E9B7525" w14:textId="77777777" w:rsidR="00F131E8" w:rsidRPr="00F131E8" w:rsidRDefault="00F131E8" w:rsidP="00D875E8">
      <w:pPr>
        <w:numPr>
          <w:ilvl w:val="0"/>
          <w:numId w:val="9"/>
        </w:numPr>
        <w:spacing w:line="480" w:lineRule="auto"/>
        <w:rPr>
          <w:sz w:val="24"/>
          <w:szCs w:val="24"/>
        </w:rPr>
      </w:pPr>
      <w:r w:rsidRPr="00F131E8">
        <w:rPr>
          <w:sz w:val="24"/>
          <w:szCs w:val="24"/>
        </w:rPr>
        <w:t xml:space="preserve">Worst case: </w:t>
      </w:r>
    </w:p>
    <w:p w14:paraId="1D36F736" w14:textId="0C1A7962" w:rsidR="00F131E8" w:rsidRPr="00D875E8" w:rsidRDefault="00F131E8" w:rsidP="00D875E8">
      <w:pPr>
        <w:spacing w:line="480" w:lineRule="auto"/>
        <w:ind w:left="720"/>
        <w:rPr>
          <w:sz w:val="24"/>
          <w:szCs w:val="24"/>
        </w:rPr>
      </w:pPr>
      <w:r w:rsidRPr="00F131E8">
        <w:rPr>
          <w:sz w:val="24"/>
          <w:szCs w:val="24"/>
        </w:rPr>
        <w:t xml:space="preserve">Trường hợp tệ nhất vòng lặp ở dòng 146 phải lặp đến msup lần và vòng lặp ở dòng 148 lặp n lần. Nên độ phức tạp lúc này là </w:t>
      </w:r>
      <m:oMath>
        <m:r>
          <m:rPr>
            <m:sty m:val="p"/>
          </m:rPr>
          <w:rPr>
            <w:rFonts w:ascii="Cambria Math" w:hAnsi="Cambria Math"/>
            <w:sz w:val="24"/>
            <w:szCs w:val="24"/>
          </w:rPr>
          <m:t>Θ</m:t>
        </m:r>
        <m:r>
          <w:rPr>
            <w:rFonts w:ascii="Cambria Math" w:hAnsi="Cambria Math"/>
            <w:sz w:val="24"/>
            <w:szCs w:val="24"/>
          </w:rPr>
          <m:t>(n*msup)</m:t>
        </m:r>
      </m:oMath>
      <w:r w:rsidRPr="00F131E8">
        <w:rPr>
          <w:sz w:val="24"/>
          <w:szCs w:val="24"/>
        </w:rPr>
        <w:t>.</w:t>
      </w:r>
    </w:p>
    <w:p w14:paraId="57A7AAE0" w14:textId="3A63ED28" w:rsidR="00F131E8" w:rsidRDefault="00F131E8" w:rsidP="008305F8">
      <w:pPr>
        <w:pStyle w:val="Heading3"/>
      </w:pPr>
      <w:bookmarkStart w:id="33" w:name="_Toc155474113"/>
      <w:r w:rsidRPr="00F131E8">
        <w:lastRenderedPageBreak/>
        <w:t xml:space="preserve">Phương thức </w:t>
      </w:r>
      <w:proofErr w:type="gramStart"/>
      <w:r w:rsidRPr="00F131E8">
        <w:t>isWPFI(</w:t>
      </w:r>
      <w:proofErr w:type="gramEnd"/>
      <w:r w:rsidRPr="00F131E8">
        <w:t>double wX, double probXInUD, double t)</w:t>
      </w:r>
      <w:bookmarkEnd w:id="33"/>
    </w:p>
    <w:p w14:paraId="6E912836" w14:textId="3585081A" w:rsidR="00D875E8" w:rsidRDefault="00F131E8" w:rsidP="00D875E8">
      <w:pPr>
        <w:pStyle w:val="Caption"/>
        <w:keepNext/>
        <w:spacing w:line="480" w:lineRule="auto"/>
        <w:rPr>
          <w:szCs w:val="24"/>
        </w:rPr>
      </w:pPr>
      <w:r w:rsidRPr="00D875E8">
        <w:rPr>
          <w:szCs w:val="24"/>
        </w:rPr>
        <w:t xml:space="preserve">Figure </w:t>
      </w:r>
      <w:r w:rsidRPr="00D875E8">
        <w:rPr>
          <w:szCs w:val="24"/>
        </w:rPr>
        <w:fldChar w:fldCharType="begin"/>
      </w:r>
      <w:r w:rsidRPr="00D875E8">
        <w:rPr>
          <w:szCs w:val="24"/>
        </w:rPr>
        <w:instrText xml:space="preserve"> SEQ Figure \* ARABIC </w:instrText>
      </w:r>
      <w:r w:rsidRPr="00D875E8">
        <w:rPr>
          <w:szCs w:val="24"/>
        </w:rPr>
        <w:fldChar w:fldCharType="separate"/>
      </w:r>
      <w:r w:rsidR="002100B2" w:rsidRPr="00D875E8">
        <w:rPr>
          <w:noProof/>
          <w:szCs w:val="24"/>
        </w:rPr>
        <w:t>11</w:t>
      </w:r>
      <w:r w:rsidRPr="00D875E8">
        <w:rPr>
          <w:szCs w:val="24"/>
        </w:rPr>
        <w:fldChar w:fldCharType="end"/>
      </w:r>
      <w:r w:rsidRPr="00D875E8">
        <w:rPr>
          <w:szCs w:val="24"/>
        </w:rPr>
        <w:t xml:space="preserve">. Phần code phương thức </w:t>
      </w:r>
      <w:proofErr w:type="gramStart"/>
      <w:r w:rsidRPr="00D875E8">
        <w:rPr>
          <w:szCs w:val="24"/>
        </w:rPr>
        <w:t>isWPFI(</w:t>
      </w:r>
      <w:proofErr w:type="gramEnd"/>
      <w:r w:rsidRPr="00D875E8">
        <w:rPr>
          <w:szCs w:val="24"/>
        </w:rPr>
        <w:t>)</w:t>
      </w:r>
    </w:p>
    <w:p w14:paraId="629B313F" w14:textId="50B11BD1" w:rsidR="00D875E8" w:rsidRDefault="00F131E8" w:rsidP="00D875E8">
      <w:pPr>
        <w:pStyle w:val="Nidungvnbn"/>
        <w:spacing w:line="480" w:lineRule="auto"/>
        <w:ind w:firstLine="0"/>
        <w:rPr>
          <w:sz w:val="24"/>
          <w:szCs w:val="24"/>
        </w:rPr>
      </w:pPr>
      <w:r w:rsidRPr="00D875E8">
        <w:rPr>
          <w:noProof/>
          <w:sz w:val="24"/>
          <w:szCs w:val="24"/>
        </w:rPr>
        <w:drawing>
          <wp:anchor distT="0" distB="0" distL="114300" distR="114300" simplePos="0" relativeHeight="251658240" behindDoc="0" locked="0" layoutInCell="1" allowOverlap="0" wp14:anchorId="29D63B7A" wp14:editId="7D56D5C8">
            <wp:simplePos x="0" y="0"/>
            <wp:positionH relativeFrom="column">
              <wp:posOffset>1127125</wp:posOffset>
            </wp:positionH>
            <wp:positionV relativeFrom="paragraph">
              <wp:posOffset>3175</wp:posOffset>
            </wp:positionV>
            <wp:extent cx="5513705" cy="575945"/>
            <wp:effectExtent l="0" t="0" r="0" b="0"/>
            <wp:wrapTopAndBottom/>
            <wp:docPr id="1351317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3705" cy="575945"/>
                    </a:xfrm>
                    <a:prstGeom prst="rect">
                      <a:avLst/>
                    </a:prstGeom>
                    <a:noFill/>
                  </pic:spPr>
                </pic:pic>
              </a:graphicData>
            </a:graphic>
            <wp14:sizeRelH relativeFrom="margin">
              <wp14:pctWidth>0</wp14:pctWidth>
            </wp14:sizeRelH>
            <wp14:sizeRelV relativeFrom="margin">
              <wp14:pctHeight>0</wp14:pctHeight>
            </wp14:sizeRelV>
          </wp:anchor>
        </w:drawing>
      </w:r>
    </w:p>
    <w:p w14:paraId="293DF83F" w14:textId="76BD213D" w:rsidR="008305F8" w:rsidRPr="00D875E8" w:rsidRDefault="00D875E8" w:rsidP="00D875E8">
      <w:pPr>
        <w:pStyle w:val="Nidungvnbn"/>
        <w:numPr>
          <w:ilvl w:val="0"/>
          <w:numId w:val="9"/>
        </w:numPr>
        <w:spacing w:line="480" w:lineRule="auto"/>
        <w:rPr>
          <w:sz w:val="24"/>
          <w:szCs w:val="24"/>
        </w:rPr>
      </w:pPr>
      <w:r>
        <w:rPr>
          <w:sz w:val="24"/>
          <w:szCs w:val="24"/>
        </w:rPr>
        <w:t>M</w:t>
      </w:r>
      <w:r w:rsidR="008305F8" w:rsidRPr="00D875E8">
        <w:rPr>
          <w:sz w:val="24"/>
          <w:szCs w:val="24"/>
        </w:rPr>
        <w:t>ô tả đầu vào và chức năng của phương thức:</w:t>
      </w:r>
    </w:p>
    <w:p w14:paraId="49694222" w14:textId="77777777" w:rsidR="008305F8" w:rsidRPr="00D875E8" w:rsidRDefault="008305F8" w:rsidP="00D875E8">
      <w:pPr>
        <w:pStyle w:val="Nidungvnbn"/>
        <w:spacing w:line="480" w:lineRule="auto"/>
        <w:ind w:left="720" w:firstLine="0"/>
        <w:rPr>
          <w:sz w:val="24"/>
          <w:szCs w:val="24"/>
        </w:rPr>
      </w:pPr>
      <w:r w:rsidRPr="00D875E8">
        <w:rPr>
          <w:sz w:val="24"/>
          <w:szCs w:val="24"/>
        </w:rPr>
        <w:t xml:space="preserve">wX là weight của itemset X có kiểu là double, probXInUD chính là </w:t>
      </w:r>
      <m:oMath>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r>
                  <w:rPr>
                    <w:rFonts w:ascii="Cambria Math" w:hAnsi="Cambria Math"/>
                    <w:sz w:val="24"/>
                    <w:szCs w:val="24"/>
                  </w:rPr>
                  <m:t>Sup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≥msup</m:t>
                </m:r>
              </m:e>
            </m:d>
          </m:e>
        </m:func>
      </m:oMath>
      <w:r w:rsidRPr="00D875E8">
        <w:rPr>
          <w:sz w:val="24"/>
          <w:szCs w:val="24"/>
        </w:rPr>
        <w:t xml:space="preserve"> có kiểu là double, </w:t>
      </w:r>
      <w:r w:rsidRPr="00D875E8">
        <w:rPr>
          <w:rFonts w:eastAsiaTheme="minorEastAsia"/>
          <w:sz w:val="24"/>
          <w:szCs w:val="24"/>
        </w:rPr>
        <w:t>t</w:t>
      </w:r>
      <w:r w:rsidRPr="00D875E8">
        <w:rPr>
          <w:sz w:val="24"/>
          <w:szCs w:val="24"/>
        </w:rPr>
        <w:t xml:space="preserve"> là probablistic threshold có kiểu số thực.</w:t>
      </w:r>
    </w:p>
    <w:p w14:paraId="661AE37F" w14:textId="77777777" w:rsidR="008305F8" w:rsidRPr="00D875E8" w:rsidRDefault="008305F8" w:rsidP="00D875E8">
      <w:pPr>
        <w:pStyle w:val="Nidungvnbn"/>
        <w:spacing w:line="480" w:lineRule="auto"/>
        <w:ind w:left="720" w:firstLine="0"/>
        <w:rPr>
          <w:sz w:val="24"/>
          <w:szCs w:val="24"/>
        </w:rPr>
      </w:pPr>
      <w:r w:rsidRPr="00D875E8">
        <w:rPr>
          <w:sz w:val="24"/>
          <w:szCs w:val="24"/>
        </w:rPr>
        <w:t xml:space="preserve">Phương thức này đơn giản cho biết itemset </w:t>
      </w:r>
      <m:oMath>
        <m:r>
          <w:rPr>
            <w:rFonts w:ascii="Cambria Math" w:hAnsi="Cambria Math"/>
            <w:sz w:val="24"/>
            <w:szCs w:val="24"/>
          </w:rPr>
          <m:t>X</m:t>
        </m:r>
      </m:oMath>
      <w:r w:rsidRPr="00D875E8">
        <w:rPr>
          <w:sz w:val="24"/>
          <w:szCs w:val="24"/>
        </w:rPr>
        <w:t xml:space="preserve"> có phải là wPFI hay không bằng cách trả về true hoặc false.</w:t>
      </w:r>
    </w:p>
    <w:p w14:paraId="3096747A" w14:textId="77777777" w:rsidR="008305F8" w:rsidRPr="00D875E8" w:rsidRDefault="008305F8" w:rsidP="00D875E8">
      <w:pPr>
        <w:pStyle w:val="Nidungvnbn"/>
        <w:numPr>
          <w:ilvl w:val="0"/>
          <w:numId w:val="10"/>
        </w:numPr>
        <w:spacing w:line="480" w:lineRule="auto"/>
        <w:rPr>
          <w:sz w:val="24"/>
          <w:szCs w:val="24"/>
        </w:rPr>
      </w:pPr>
      <w:r w:rsidRPr="00D875E8">
        <w:rPr>
          <w:sz w:val="24"/>
          <w:szCs w:val="24"/>
        </w:rPr>
        <w:t>Input size:</w:t>
      </w:r>
    </w:p>
    <w:p w14:paraId="16FF3108" w14:textId="77777777" w:rsidR="008305F8" w:rsidRPr="00D875E8" w:rsidRDefault="008305F8" w:rsidP="00D875E8">
      <w:pPr>
        <w:pStyle w:val="Nidungvnbn"/>
        <w:spacing w:line="480" w:lineRule="auto"/>
        <w:rPr>
          <w:sz w:val="24"/>
          <w:szCs w:val="24"/>
        </w:rPr>
      </w:pPr>
      <w:r w:rsidRPr="00D875E8">
        <w:rPr>
          <w:sz w:val="24"/>
          <w:szCs w:val="24"/>
        </w:rPr>
        <w:t>Không có</w:t>
      </w:r>
    </w:p>
    <w:p w14:paraId="5708C909" w14:textId="77777777" w:rsidR="008305F8" w:rsidRPr="00D875E8" w:rsidRDefault="008305F8" w:rsidP="00D875E8">
      <w:pPr>
        <w:pStyle w:val="Nidungvnbn"/>
        <w:numPr>
          <w:ilvl w:val="0"/>
          <w:numId w:val="11"/>
        </w:numPr>
        <w:spacing w:line="480" w:lineRule="auto"/>
        <w:rPr>
          <w:sz w:val="24"/>
          <w:szCs w:val="24"/>
        </w:rPr>
      </w:pPr>
      <w:r w:rsidRPr="00D875E8">
        <w:rPr>
          <w:sz w:val="24"/>
          <w:szCs w:val="24"/>
        </w:rPr>
        <w:t>Basic operation:</w:t>
      </w:r>
    </w:p>
    <w:p w14:paraId="071542E7" w14:textId="77777777" w:rsidR="008305F8" w:rsidRPr="00D875E8" w:rsidRDefault="008305F8" w:rsidP="00D875E8">
      <w:pPr>
        <w:pStyle w:val="Nidungvnbn"/>
        <w:spacing w:line="480" w:lineRule="auto"/>
        <w:rPr>
          <w:sz w:val="24"/>
          <w:szCs w:val="24"/>
        </w:rPr>
      </w:pPr>
      <w:r w:rsidRPr="00D875E8">
        <w:rPr>
          <w:sz w:val="24"/>
          <w:szCs w:val="24"/>
        </w:rPr>
        <w:t>Không có</w:t>
      </w:r>
    </w:p>
    <w:p w14:paraId="55B44938" w14:textId="77777777" w:rsidR="008305F8" w:rsidRPr="00D875E8" w:rsidRDefault="008305F8" w:rsidP="00D875E8">
      <w:pPr>
        <w:pStyle w:val="Nidungvnbn"/>
        <w:numPr>
          <w:ilvl w:val="0"/>
          <w:numId w:val="12"/>
        </w:numPr>
        <w:spacing w:line="480" w:lineRule="auto"/>
        <w:rPr>
          <w:sz w:val="24"/>
          <w:szCs w:val="24"/>
        </w:rPr>
      </w:pPr>
      <w:r w:rsidRPr="00D875E8">
        <w:rPr>
          <w:sz w:val="24"/>
          <w:szCs w:val="24"/>
        </w:rPr>
        <w:t>Worst case:</w:t>
      </w:r>
    </w:p>
    <w:p w14:paraId="0069D71E" w14:textId="77777777" w:rsidR="008305F8" w:rsidRPr="00D875E8" w:rsidRDefault="008305F8" w:rsidP="00D875E8">
      <w:pPr>
        <w:pStyle w:val="Nidungvnbn"/>
        <w:spacing w:line="480" w:lineRule="auto"/>
        <w:rPr>
          <w:sz w:val="24"/>
          <w:szCs w:val="24"/>
        </w:rPr>
      </w:pPr>
      <w:r w:rsidRPr="00D875E8">
        <w:rPr>
          <w:sz w:val="24"/>
          <w:szCs w:val="24"/>
        </w:rPr>
        <w:t>Không có.</w:t>
      </w:r>
    </w:p>
    <w:p w14:paraId="2DCC5295" w14:textId="646FF78D" w:rsidR="00F131E8" w:rsidRPr="00D875E8" w:rsidRDefault="008305F8" w:rsidP="00D875E8">
      <w:pPr>
        <w:pStyle w:val="Nidungvnbn"/>
        <w:spacing w:line="480" w:lineRule="auto"/>
        <w:rPr>
          <w:sz w:val="24"/>
          <w:szCs w:val="24"/>
        </w:rPr>
      </w:pPr>
      <w:r w:rsidRPr="00D875E8">
        <w:rPr>
          <w:sz w:val="24"/>
          <w:szCs w:val="24"/>
        </w:rPr>
        <w:t xml:space="preserve">Độ phức tạp của phương thức này là </w:t>
      </w:r>
      <m:oMath>
        <m:r>
          <m:rPr>
            <m:sty m:val="p"/>
          </m:rP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1</m:t>
            </m:r>
          </m:e>
        </m:d>
      </m:oMath>
      <w:r w:rsidRPr="00D875E8">
        <w:rPr>
          <w:sz w:val="24"/>
          <w:szCs w:val="24"/>
        </w:rPr>
        <w:t>.</w:t>
      </w:r>
    </w:p>
    <w:p w14:paraId="331847D6" w14:textId="77777777" w:rsidR="008305F8" w:rsidRPr="008305F8" w:rsidRDefault="008305F8" w:rsidP="008305F8">
      <w:pPr>
        <w:pStyle w:val="Heading3"/>
      </w:pPr>
      <w:bookmarkStart w:id="34" w:name="_Toc154051162"/>
      <w:bookmarkStart w:id="35" w:name="_Toc155474114"/>
      <w:r w:rsidRPr="008305F8">
        <w:lastRenderedPageBreak/>
        <w:t xml:space="preserve">Phương thức </w:t>
      </w:r>
      <w:proofErr w:type="gramStart"/>
      <w:r w:rsidRPr="008305F8">
        <w:t>itemsInPrevWPFI(</w:t>
      </w:r>
      <w:proofErr w:type="gramEnd"/>
      <w:r w:rsidRPr="008305F8">
        <w:t>Set&lt;Set&lt;T&gt;&gt; WPFI)</w:t>
      </w:r>
      <w:bookmarkEnd w:id="34"/>
      <w:bookmarkEnd w:id="35"/>
    </w:p>
    <w:p w14:paraId="4CA49C56" w14:textId="3C2D49E0" w:rsidR="008305F8" w:rsidRPr="00D875E8" w:rsidRDefault="008305F8" w:rsidP="00D875E8">
      <w:pPr>
        <w:pStyle w:val="Caption"/>
        <w:keepNext/>
        <w:spacing w:line="480" w:lineRule="auto"/>
        <w:jc w:val="both"/>
        <w:rPr>
          <w:szCs w:val="24"/>
        </w:rPr>
      </w:pPr>
      <w:r w:rsidRPr="00D875E8">
        <w:rPr>
          <w:szCs w:val="24"/>
        </w:rPr>
        <w:t xml:space="preserve">Figure </w:t>
      </w:r>
      <w:r w:rsidRPr="00D875E8">
        <w:rPr>
          <w:szCs w:val="24"/>
        </w:rPr>
        <w:fldChar w:fldCharType="begin"/>
      </w:r>
      <w:r w:rsidRPr="00D875E8">
        <w:rPr>
          <w:szCs w:val="24"/>
        </w:rPr>
        <w:instrText xml:space="preserve"> SEQ Figure \* ARABIC </w:instrText>
      </w:r>
      <w:r w:rsidRPr="00D875E8">
        <w:rPr>
          <w:szCs w:val="24"/>
        </w:rPr>
        <w:fldChar w:fldCharType="separate"/>
      </w:r>
      <w:r w:rsidR="002100B2" w:rsidRPr="00D875E8">
        <w:rPr>
          <w:noProof/>
          <w:szCs w:val="24"/>
        </w:rPr>
        <w:t>12</w:t>
      </w:r>
      <w:r w:rsidRPr="00D875E8">
        <w:rPr>
          <w:szCs w:val="24"/>
        </w:rPr>
        <w:fldChar w:fldCharType="end"/>
      </w:r>
      <w:r w:rsidRPr="00D875E8">
        <w:rPr>
          <w:szCs w:val="24"/>
        </w:rPr>
        <w:t xml:space="preserve">. Phần code phương thức </w:t>
      </w:r>
      <w:proofErr w:type="gramStart"/>
      <w:r w:rsidRPr="00D875E8">
        <w:rPr>
          <w:szCs w:val="24"/>
        </w:rPr>
        <w:t>itemsInPrevWPFI(</w:t>
      </w:r>
      <w:proofErr w:type="gramEnd"/>
      <w:r w:rsidRPr="00D875E8">
        <w:rPr>
          <w:szCs w:val="24"/>
        </w:rPr>
        <w:t>)</w:t>
      </w:r>
    </w:p>
    <w:p w14:paraId="7FE6060E" w14:textId="14DD6EFA" w:rsidR="008305F8" w:rsidRPr="00D875E8" w:rsidRDefault="008305F8" w:rsidP="00D875E8">
      <w:pPr>
        <w:pStyle w:val="Nidungvnbn"/>
        <w:spacing w:line="480" w:lineRule="auto"/>
        <w:jc w:val="center"/>
        <w:rPr>
          <w:sz w:val="24"/>
          <w:szCs w:val="24"/>
        </w:rPr>
      </w:pPr>
      <w:r w:rsidRPr="00D875E8">
        <w:rPr>
          <w:noProof/>
          <w:sz w:val="24"/>
          <w:szCs w:val="24"/>
        </w:rPr>
        <w:drawing>
          <wp:inline distT="0" distB="0" distL="0" distR="0" wp14:anchorId="328EEA8A" wp14:editId="5E9BAA34">
            <wp:extent cx="4554220" cy="1292225"/>
            <wp:effectExtent l="0" t="0" r="0" b="3175"/>
            <wp:docPr id="596095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220" cy="1292225"/>
                    </a:xfrm>
                    <a:prstGeom prst="rect">
                      <a:avLst/>
                    </a:prstGeom>
                    <a:noFill/>
                  </pic:spPr>
                </pic:pic>
              </a:graphicData>
            </a:graphic>
          </wp:inline>
        </w:drawing>
      </w:r>
    </w:p>
    <w:p w14:paraId="78D30FC6" w14:textId="77777777" w:rsidR="008305F8" w:rsidRPr="008305F8" w:rsidRDefault="008305F8" w:rsidP="00D875E8">
      <w:pPr>
        <w:pStyle w:val="Nidungvnbn"/>
        <w:numPr>
          <w:ilvl w:val="0"/>
          <w:numId w:val="12"/>
        </w:numPr>
        <w:spacing w:line="480" w:lineRule="auto"/>
        <w:jc w:val="left"/>
        <w:rPr>
          <w:sz w:val="24"/>
          <w:szCs w:val="24"/>
        </w:rPr>
      </w:pPr>
      <w:r w:rsidRPr="008305F8">
        <w:rPr>
          <w:sz w:val="24"/>
          <w:szCs w:val="24"/>
        </w:rPr>
        <w:t>Mô tả đầu vào và chức năng của phương thức:</w:t>
      </w:r>
    </w:p>
    <w:p w14:paraId="541124FA" w14:textId="77777777" w:rsidR="008305F8" w:rsidRPr="008305F8" w:rsidRDefault="008305F8" w:rsidP="00D875E8">
      <w:pPr>
        <w:pStyle w:val="Nidungvnbn"/>
        <w:spacing w:line="480" w:lineRule="auto"/>
        <w:jc w:val="left"/>
        <w:rPr>
          <w:sz w:val="24"/>
          <w:szCs w:val="24"/>
        </w:rPr>
      </w:pPr>
      <w:r w:rsidRPr="008305F8">
        <w:rPr>
          <w:sz w:val="24"/>
          <w:szCs w:val="24"/>
        </w:rPr>
        <w:t>Một ArrayList&lt;Set&lt;T&gt;&gt; có thể hiểu là tập hợp các itemset thật sự là wPFI.</w:t>
      </w:r>
    </w:p>
    <w:p w14:paraId="30C46303" w14:textId="77777777" w:rsidR="008305F8" w:rsidRPr="008305F8" w:rsidRDefault="008305F8" w:rsidP="00D875E8">
      <w:pPr>
        <w:pStyle w:val="Nidungvnbn"/>
        <w:spacing w:line="480" w:lineRule="auto"/>
        <w:jc w:val="left"/>
        <w:rPr>
          <w:sz w:val="24"/>
          <w:szCs w:val="24"/>
        </w:rPr>
      </w:pPr>
      <w:r w:rsidRPr="008305F8">
        <w:rPr>
          <w:sz w:val="24"/>
          <w:szCs w:val="24"/>
        </w:rPr>
        <w:t>Hàm này đơn giản là tìm tập các item có trong wPFI hiện tại.</w:t>
      </w:r>
    </w:p>
    <w:p w14:paraId="79173BE9" w14:textId="77777777" w:rsidR="008305F8" w:rsidRPr="008305F8" w:rsidRDefault="008305F8" w:rsidP="00D875E8">
      <w:pPr>
        <w:pStyle w:val="Nidungvnbn"/>
        <w:numPr>
          <w:ilvl w:val="0"/>
          <w:numId w:val="12"/>
        </w:numPr>
        <w:spacing w:line="480" w:lineRule="auto"/>
        <w:jc w:val="left"/>
        <w:rPr>
          <w:sz w:val="24"/>
          <w:szCs w:val="24"/>
        </w:rPr>
      </w:pPr>
      <w:r w:rsidRPr="008305F8">
        <w:rPr>
          <w:sz w:val="24"/>
          <w:szCs w:val="24"/>
        </w:rPr>
        <w:t>Input size:</w:t>
      </w:r>
    </w:p>
    <w:p w14:paraId="0B6240F9" w14:textId="11573AB6" w:rsidR="008305F8" w:rsidRPr="008305F8" w:rsidRDefault="008305F8" w:rsidP="00D875E8">
      <w:pPr>
        <w:pStyle w:val="Nidungvnbn"/>
        <w:spacing w:line="48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Pr="008305F8">
        <w:rPr>
          <w:sz w:val="24"/>
          <w:szCs w:val="24"/>
        </w:rPr>
        <w:t xml:space="preserve">, với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Pr="008305F8">
        <w:rPr>
          <w:sz w:val="24"/>
          <w:szCs w:val="24"/>
        </w:rPr>
        <w:t xml:space="preserve"> là kích thước của tham số WPFI, </w:t>
      </w:r>
      <m:oMath>
        <m:r>
          <w:rPr>
            <w:rFonts w:ascii="Cambria Math" w:hAnsi="Cambria Math"/>
            <w:sz w:val="24"/>
            <w:szCs w:val="24"/>
          </w:rPr>
          <m:t>k</m:t>
        </m:r>
      </m:oMath>
      <w:r w:rsidRPr="008305F8">
        <w:rPr>
          <w:sz w:val="24"/>
          <w:szCs w:val="24"/>
        </w:rPr>
        <w:t xml:space="preserve"> là kích thức của tất cả size-k-itemset có trong WPFI.</w:t>
      </w:r>
    </w:p>
    <w:p w14:paraId="53635684" w14:textId="77777777" w:rsidR="008305F8" w:rsidRPr="008305F8" w:rsidRDefault="008305F8" w:rsidP="00D875E8">
      <w:pPr>
        <w:pStyle w:val="Nidungvnbn"/>
        <w:numPr>
          <w:ilvl w:val="0"/>
          <w:numId w:val="13"/>
        </w:numPr>
        <w:spacing w:line="480" w:lineRule="auto"/>
        <w:jc w:val="left"/>
        <w:rPr>
          <w:sz w:val="24"/>
          <w:szCs w:val="24"/>
        </w:rPr>
      </w:pPr>
      <w:r w:rsidRPr="008305F8">
        <w:rPr>
          <w:sz w:val="24"/>
          <w:szCs w:val="24"/>
        </w:rPr>
        <w:t>Basic operation:</w:t>
      </w:r>
    </w:p>
    <w:p w14:paraId="24FAD96D" w14:textId="77777777" w:rsidR="008305F8" w:rsidRPr="008305F8" w:rsidRDefault="008305F8" w:rsidP="00D875E8">
      <w:pPr>
        <w:pStyle w:val="Nidungvnbn"/>
        <w:spacing w:line="480" w:lineRule="auto"/>
        <w:jc w:val="left"/>
        <w:rPr>
          <w:sz w:val="24"/>
          <w:szCs w:val="24"/>
        </w:rPr>
      </w:pPr>
      <w:r w:rsidRPr="008305F8">
        <w:rPr>
          <w:sz w:val="24"/>
          <w:szCs w:val="24"/>
        </w:rPr>
        <w:t>Dòng số 123 và 124.</w:t>
      </w:r>
    </w:p>
    <w:p w14:paraId="4673EB69" w14:textId="77777777" w:rsidR="008305F8" w:rsidRPr="008305F8" w:rsidRDefault="008305F8" w:rsidP="00D875E8">
      <w:pPr>
        <w:pStyle w:val="Nidungvnbn"/>
        <w:numPr>
          <w:ilvl w:val="0"/>
          <w:numId w:val="14"/>
        </w:numPr>
        <w:spacing w:line="480" w:lineRule="auto"/>
        <w:jc w:val="left"/>
        <w:rPr>
          <w:sz w:val="24"/>
          <w:szCs w:val="24"/>
        </w:rPr>
      </w:pPr>
      <w:r w:rsidRPr="008305F8">
        <w:rPr>
          <w:sz w:val="24"/>
          <w:szCs w:val="24"/>
        </w:rPr>
        <w:t>Worst case:</w:t>
      </w:r>
    </w:p>
    <w:p w14:paraId="681AF98D" w14:textId="77777777" w:rsidR="008305F8" w:rsidRPr="008305F8" w:rsidRDefault="008305F8" w:rsidP="00D875E8">
      <w:pPr>
        <w:pStyle w:val="Nidungvnbn"/>
        <w:spacing w:line="480" w:lineRule="auto"/>
        <w:jc w:val="left"/>
        <w:rPr>
          <w:sz w:val="24"/>
          <w:szCs w:val="24"/>
        </w:rPr>
      </w:pPr>
      <w:r w:rsidRPr="008305F8">
        <w:rPr>
          <w:sz w:val="24"/>
          <w:szCs w:val="24"/>
        </w:rPr>
        <w:t>Không có worst case.</w:t>
      </w:r>
    </w:p>
    <w:p w14:paraId="7D17887F" w14:textId="18D43B32" w:rsidR="008305F8" w:rsidRPr="00D875E8" w:rsidRDefault="008305F8" w:rsidP="00D875E8">
      <w:pPr>
        <w:pStyle w:val="Nidungvnbn"/>
        <w:spacing w:line="480" w:lineRule="auto"/>
        <w:ind w:left="720" w:firstLine="0"/>
        <w:jc w:val="left"/>
        <w:rPr>
          <w:sz w:val="24"/>
          <w:szCs w:val="24"/>
        </w:rPr>
      </w:pPr>
      <w:r w:rsidRPr="008305F8">
        <w:rPr>
          <w:sz w:val="24"/>
          <w:szCs w:val="24"/>
        </w:rPr>
        <w:t xml:space="preserve">Do tận dụng phương thức </w:t>
      </w:r>
      <w:proofErr w:type="gramStart"/>
      <w:r w:rsidRPr="008305F8">
        <w:rPr>
          <w:sz w:val="24"/>
          <w:szCs w:val="24"/>
        </w:rPr>
        <w:t>addAll(</w:t>
      </w:r>
      <w:proofErr w:type="gramEnd"/>
      <w:r w:rsidRPr="008305F8">
        <w:rPr>
          <w:sz w:val="24"/>
          <w:szCs w:val="24"/>
        </w:rPr>
        <w:t xml:space="preserve">) của Set, có độ phức tạp là </w:t>
      </w:r>
      <m:oMath>
        <m:r>
          <m:rPr>
            <m:sty m:val="p"/>
          </m:rP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k</m:t>
            </m:r>
          </m:e>
        </m:d>
      </m:oMath>
      <w:r w:rsidRPr="008305F8">
        <w:rPr>
          <w:sz w:val="24"/>
          <w:szCs w:val="24"/>
        </w:rPr>
        <w:t xml:space="preserve"> và duyệt qua tất cả các size-1-itemset, có độ phức tạp là </w:t>
      </w:r>
      <m:oMath>
        <m:r>
          <m:rPr>
            <m:sty m:val="p"/>
          </m:rPr>
          <w:rPr>
            <w:rFonts w:ascii="Cambria Math" w:hAnsi="Cambria Math"/>
            <w:sz w:val="24"/>
            <w:szCs w:val="24"/>
          </w:rPr>
          <m:t>Θ</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r>
          <w:rPr>
            <w:rFonts w:ascii="Cambria Math" w:hAnsi="Cambria Math"/>
            <w:sz w:val="24"/>
            <w:szCs w:val="24"/>
          </w:rPr>
          <m:t>)</m:t>
        </m:r>
      </m:oMath>
      <w:r w:rsidRPr="008305F8">
        <w:rPr>
          <w:sz w:val="24"/>
          <w:szCs w:val="24"/>
        </w:rPr>
        <w:t xml:space="preserve">. Nên độ phức tạp của thuật toán </w:t>
      </w:r>
      <m:oMath>
        <m:r>
          <m:rPr>
            <m:sty m:val="p"/>
          </m:rPr>
          <w:rPr>
            <w:rFonts w:ascii="Cambria Math" w:hAnsi="Cambria Math"/>
            <w:sz w:val="24"/>
            <w:szCs w:val="24"/>
          </w:rPr>
          <m:t>Θ</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r>
          <w:rPr>
            <w:rFonts w:ascii="Cambria Math" w:hAnsi="Cambria Math"/>
            <w:sz w:val="24"/>
            <w:szCs w:val="24"/>
          </w:rPr>
          <m:t>*k)</m:t>
        </m:r>
      </m:oMath>
      <w:r w:rsidRPr="008305F8">
        <w:rPr>
          <w:sz w:val="24"/>
          <w:szCs w:val="24"/>
        </w:rPr>
        <w:t>.</w:t>
      </w:r>
    </w:p>
    <w:p w14:paraId="7ABF4352" w14:textId="6EBCC494" w:rsidR="008E1855" w:rsidRDefault="008E1855" w:rsidP="008E1855">
      <w:pPr>
        <w:pStyle w:val="Heading3"/>
      </w:pPr>
      <w:bookmarkStart w:id="36" w:name="_Toc155474115"/>
      <w:r>
        <w:lastRenderedPageBreak/>
        <w:t>Phư</w:t>
      </w:r>
      <w:r w:rsidRPr="00E26F00">
        <w:t>ơng thức genSize1</w:t>
      </w:r>
      <w:proofErr w:type="gramStart"/>
      <w:r w:rsidRPr="00E26F00">
        <w:t>WPFI(</w:t>
      </w:r>
      <w:proofErr w:type="gramEnd"/>
      <w:r w:rsidRPr="00E26F00">
        <w:t>)</w:t>
      </w:r>
      <w:bookmarkEnd w:id="36"/>
    </w:p>
    <w:p w14:paraId="1F3145C1" w14:textId="3E4FA10E" w:rsidR="008E1855" w:rsidRPr="00D875E8" w:rsidRDefault="008E1855" w:rsidP="00D875E8">
      <w:pPr>
        <w:pStyle w:val="Caption"/>
        <w:keepNext/>
        <w:spacing w:line="480" w:lineRule="auto"/>
        <w:rPr>
          <w:szCs w:val="24"/>
        </w:rPr>
      </w:pPr>
      <w:r w:rsidRPr="00D875E8">
        <w:rPr>
          <w:szCs w:val="24"/>
        </w:rPr>
        <w:t xml:space="preserve">Figure </w:t>
      </w:r>
      <w:r w:rsidRPr="00D875E8">
        <w:rPr>
          <w:szCs w:val="24"/>
        </w:rPr>
        <w:fldChar w:fldCharType="begin"/>
      </w:r>
      <w:r w:rsidRPr="00D875E8">
        <w:rPr>
          <w:szCs w:val="24"/>
        </w:rPr>
        <w:instrText xml:space="preserve"> SEQ Figure \* ARABIC </w:instrText>
      </w:r>
      <w:r w:rsidRPr="00D875E8">
        <w:rPr>
          <w:szCs w:val="24"/>
        </w:rPr>
        <w:fldChar w:fldCharType="separate"/>
      </w:r>
      <w:r w:rsidR="002100B2" w:rsidRPr="00D875E8">
        <w:rPr>
          <w:noProof/>
          <w:szCs w:val="24"/>
        </w:rPr>
        <w:t>13</w:t>
      </w:r>
      <w:r w:rsidRPr="00D875E8">
        <w:rPr>
          <w:szCs w:val="24"/>
        </w:rPr>
        <w:fldChar w:fldCharType="end"/>
      </w:r>
      <w:r w:rsidRPr="00D875E8">
        <w:rPr>
          <w:szCs w:val="24"/>
        </w:rPr>
        <w:t>. Phần code phương thức genSize1</w:t>
      </w:r>
      <w:proofErr w:type="gramStart"/>
      <w:r w:rsidRPr="00D875E8">
        <w:rPr>
          <w:szCs w:val="24"/>
        </w:rPr>
        <w:t>WPFI(</w:t>
      </w:r>
      <w:proofErr w:type="gramEnd"/>
      <w:r w:rsidRPr="00D875E8">
        <w:rPr>
          <w:szCs w:val="24"/>
        </w:rPr>
        <w:t>)</w:t>
      </w:r>
    </w:p>
    <w:p w14:paraId="36278BBE" w14:textId="5294D509" w:rsidR="008E1855" w:rsidRPr="00D875E8" w:rsidRDefault="008E1855" w:rsidP="00D875E8">
      <w:pPr>
        <w:spacing w:line="480" w:lineRule="auto"/>
        <w:jc w:val="center"/>
        <w:rPr>
          <w:sz w:val="24"/>
          <w:szCs w:val="24"/>
        </w:rPr>
      </w:pPr>
      <w:r w:rsidRPr="00D875E8">
        <w:rPr>
          <w:noProof/>
          <w:sz w:val="24"/>
          <w:szCs w:val="24"/>
        </w:rPr>
        <w:drawing>
          <wp:inline distT="0" distB="0" distL="0" distR="0" wp14:anchorId="188916BB" wp14:editId="084823DF">
            <wp:extent cx="3999230" cy="1889760"/>
            <wp:effectExtent l="0" t="0" r="1270" b="0"/>
            <wp:docPr id="749673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9230" cy="1889760"/>
                    </a:xfrm>
                    <a:prstGeom prst="rect">
                      <a:avLst/>
                    </a:prstGeom>
                    <a:noFill/>
                  </pic:spPr>
                </pic:pic>
              </a:graphicData>
            </a:graphic>
          </wp:inline>
        </w:drawing>
      </w:r>
    </w:p>
    <w:p w14:paraId="08C7DFFF" w14:textId="77777777" w:rsidR="008E1855" w:rsidRPr="008E1855" w:rsidRDefault="008E1855" w:rsidP="00D875E8">
      <w:pPr>
        <w:numPr>
          <w:ilvl w:val="0"/>
          <w:numId w:val="15"/>
        </w:numPr>
        <w:spacing w:before="120"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Mô tả đầu vào và chức năng phương thức:</w:t>
      </w:r>
    </w:p>
    <w:p w14:paraId="76E8FEA5" w14:textId="77777777" w:rsidR="008E1855" w:rsidRPr="008E1855" w:rsidRDefault="008E1855" w:rsidP="00D875E8">
      <w:pPr>
        <w:spacing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Phương thức này sử dụng thuộc tính </w:t>
      </w:r>
      <m:oMath>
        <m:r>
          <w:rPr>
            <w:rFonts w:ascii="Cambria Math" w:eastAsia="Calibri" w:hAnsi="Cambria Math" w:cs="Times New Roman"/>
            <w:sz w:val="24"/>
            <w:szCs w:val="24"/>
          </w:rPr>
          <m:t>I</m:t>
        </m:r>
      </m:oMath>
      <w:r w:rsidRPr="008E1855">
        <w:rPr>
          <w:rFonts w:ascii="Times New Roman" w:eastAsia="Calibri" w:hAnsi="Times New Roman" w:cs="Times New Roman"/>
          <w:sz w:val="24"/>
          <w:szCs w:val="24"/>
        </w:rPr>
        <w:t xml:space="preserve"> của class Apriori, là tập hợp các item có trong </w:t>
      </w:r>
      <m:oMath>
        <m:r>
          <w:rPr>
            <w:rFonts w:ascii="Cambria Math" w:eastAsia="Calibri" w:hAnsi="Cambria Math" w:cs="Times New Roman"/>
            <w:sz w:val="24"/>
            <w:szCs w:val="24"/>
          </w:rPr>
          <m:t>UD</m:t>
        </m:r>
      </m:oMath>
      <w:r w:rsidRPr="008E1855">
        <w:rPr>
          <w:rFonts w:ascii="Times New Roman" w:eastAsia="Calibri" w:hAnsi="Times New Roman" w:cs="Times New Roman"/>
          <w:sz w:val="24"/>
          <w:szCs w:val="24"/>
        </w:rPr>
        <w:t xml:space="preserve">. Phương thức này lấy biến WPFI1 gán cho thuộc tính </w:t>
      </w:r>
      <m:oMath>
        <m:r>
          <w:rPr>
            <w:rFonts w:ascii="Cambria Math" w:eastAsia="Calibri" w:hAnsi="Cambria Math" w:cs="Times New Roman"/>
            <w:sz w:val="24"/>
            <w:szCs w:val="24"/>
          </w:rPr>
          <m:t>WPFIK</m:t>
        </m:r>
      </m:oMath>
      <w:r w:rsidRPr="008E1855">
        <w:rPr>
          <w:rFonts w:ascii="Times New Roman" w:eastAsia="Calibri" w:hAnsi="Times New Roman" w:cs="Times New Roman"/>
          <w:sz w:val="24"/>
          <w:szCs w:val="24"/>
        </w:rPr>
        <w:t xml:space="preserve"> hay tập hợp các size-k-itemset hiện tại.</w:t>
      </w:r>
    </w:p>
    <w:p w14:paraId="637DE4F1" w14:textId="77777777" w:rsidR="008E1855" w:rsidRPr="008E1855" w:rsidRDefault="008E1855" w:rsidP="00D875E8">
      <w:pPr>
        <w:numPr>
          <w:ilvl w:val="0"/>
          <w:numId w:val="16"/>
        </w:numPr>
        <w:spacing w:before="120" w:after="0" w:line="480" w:lineRule="auto"/>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Input size:</w:t>
      </w:r>
    </w:p>
    <w:p w14:paraId="6FC4EC0E" w14:textId="77777777" w:rsidR="008E1855" w:rsidRPr="008E1855" w:rsidRDefault="008E1855" w:rsidP="00D875E8">
      <w:pPr>
        <w:spacing w:after="0" w:line="480" w:lineRule="auto"/>
        <w:ind w:firstLine="720"/>
        <w:jc w:val="both"/>
        <w:rPr>
          <w:rFonts w:ascii="Times New Roman" w:eastAsia="Calibri" w:hAnsi="Times New Roman" w:cs="Times New Roman"/>
          <w:sz w:val="24"/>
          <w:szCs w:val="24"/>
        </w:rPr>
      </w:pPr>
      <m:oMath>
        <m:r>
          <w:rPr>
            <w:rFonts w:ascii="Cambria Math" w:eastAsia="Calibri" w:hAnsi="Cambria Math" w:cs="Times New Roman"/>
            <w:sz w:val="24"/>
            <w:szCs w:val="24"/>
          </w:rPr>
          <m:t>L</m:t>
        </m:r>
      </m:oMath>
      <w:r w:rsidRPr="008E1855">
        <w:rPr>
          <w:rFonts w:ascii="Times New Roman" w:eastAsia="Calibri" w:hAnsi="Times New Roman" w:cs="Times New Roman"/>
          <w:sz w:val="24"/>
          <w:szCs w:val="24"/>
        </w:rPr>
        <w:t xml:space="preserve"> với </w:t>
      </w:r>
      <m:oMath>
        <m:r>
          <w:rPr>
            <w:rFonts w:ascii="Cambria Math" w:eastAsia="Calibri" w:hAnsi="Cambria Math" w:cs="Times New Roman"/>
            <w:sz w:val="24"/>
            <w:szCs w:val="24"/>
          </w:rPr>
          <m:t>L</m:t>
        </m:r>
      </m:oMath>
      <w:r w:rsidRPr="008E1855">
        <w:rPr>
          <w:rFonts w:ascii="Times New Roman" w:eastAsia="Calibri" w:hAnsi="Times New Roman" w:cs="Times New Roman"/>
          <w:sz w:val="24"/>
          <w:szCs w:val="24"/>
        </w:rPr>
        <w:t xml:space="preserve"> là kích thước của </w:t>
      </w:r>
      <m:oMath>
        <m:r>
          <w:rPr>
            <w:rFonts w:ascii="Cambria Math" w:eastAsia="Calibri" w:hAnsi="Cambria Math" w:cs="Times New Roman"/>
            <w:sz w:val="24"/>
            <w:szCs w:val="24"/>
          </w:rPr>
          <m:t>I.</m:t>
        </m:r>
      </m:oMath>
    </w:p>
    <w:p w14:paraId="70A0D49C" w14:textId="6C2E5375" w:rsidR="008E1855" w:rsidRPr="008E1855" w:rsidRDefault="008E1855" w:rsidP="00D875E8">
      <w:pPr>
        <w:numPr>
          <w:ilvl w:val="0"/>
          <w:numId w:val="17"/>
        </w:numPr>
        <w:spacing w:before="120" w:after="0" w:line="480" w:lineRule="auto"/>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Basic operation</w:t>
      </w:r>
    </w:p>
    <w:p w14:paraId="65096ADE" w14:textId="77777777" w:rsidR="008E1855" w:rsidRPr="008E1855" w:rsidRDefault="008E1855" w:rsidP="00D875E8">
      <w:pPr>
        <w:spacing w:after="0" w:line="480" w:lineRule="auto"/>
        <w:ind w:firstLine="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Dòng số 218.</w:t>
      </w:r>
    </w:p>
    <w:p w14:paraId="3555ACC7" w14:textId="77777777" w:rsidR="008E1855" w:rsidRPr="008E1855" w:rsidRDefault="008E1855" w:rsidP="00D875E8">
      <w:pPr>
        <w:numPr>
          <w:ilvl w:val="0"/>
          <w:numId w:val="18"/>
        </w:numPr>
        <w:spacing w:before="120" w:after="0" w:line="480" w:lineRule="auto"/>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Worst case:</w:t>
      </w:r>
    </w:p>
    <w:p w14:paraId="32D217E0" w14:textId="77777777" w:rsidR="008E1855" w:rsidRPr="008E1855" w:rsidRDefault="008E1855" w:rsidP="00D875E8">
      <w:pPr>
        <w:spacing w:after="0" w:line="480" w:lineRule="auto"/>
        <w:ind w:firstLine="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Không có worst case.</w:t>
      </w:r>
    </w:p>
    <w:p w14:paraId="50FE543F" w14:textId="4844A1C5" w:rsidR="008E1855" w:rsidRPr="00D875E8" w:rsidRDefault="008E1855" w:rsidP="00D875E8">
      <w:pPr>
        <w:spacing w:after="0" w:line="480" w:lineRule="auto"/>
        <w:ind w:left="720"/>
        <w:jc w:val="both"/>
        <w:rPr>
          <w:rFonts w:ascii="Times New Roman" w:eastAsia="MS Mincho" w:hAnsi="Times New Roman" w:cs="Times New Roman"/>
          <w:sz w:val="24"/>
          <w:szCs w:val="24"/>
        </w:rPr>
      </w:pPr>
      <w:r w:rsidRPr="008E1855">
        <w:rPr>
          <w:rFonts w:ascii="Times New Roman" w:eastAsia="Calibri" w:hAnsi="Times New Roman" w:cs="Times New Roman"/>
          <w:sz w:val="24"/>
          <w:szCs w:val="24"/>
        </w:rPr>
        <w:t xml:space="preserve">Do phương thức duyệt qua tất cả các item có trong thuộc tính </w:t>
      </w:r>
      <m:oMath>
        <m:r>
          <w:rPr>
            <w:rFonts w:ascii="Cambria Math" w:eastAsia="Calibri" w:hAnsi="Cambria Math" w:cs="Times New Roman"/>
            <w:sz w:val="24"/>
            <w:szCs w:val="24"/>
          </w:rPr>
          <m:t>I</m:t>
        </m:r>
      </m:oMath>
      <w:r w:rsidRPr="008E1855">
        <w:rPr>
          <w:rFonts w:ascii="Times New Roman" w:eastAsia="Calibri" w:hAnsi="Times New Roman" w:cs="Times New Roman"/>
          <w:sz w:val="24"/>
          <w:szCs w:val="24"/>
        </w:rPr>
        <w:t xml:space="preserve">, nên độ phức tạp là </w:t>
      </w:r>
      <m:oMath>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r>
              <w:rPr>
                <w:rFonts w:ascii="Cambria Math" w:eastAsia="Calibri" w:hAnsi="Cambria Math" w:cs="Times New Roman"/>
                <w:sz w:val="24"/>
                <w:szCs w:val="24"/>
              </w:rPr>
              <m:t>L</m:t>
            </m:r>
          </m:e>
        </m:d>
        <m:r>
          <w:rPr>
            <w:rFonts w:ascii="Cambria Math" w:eastAsia="Calibri" w:hAnsi="Cambria Math" w:cs="Times New Roman"/>
            <w:sz w:val="24"/>
            <w:szCs w:val="24"/>
          </w:rPr>
          <m:t>.</m:t>
        </m:r>
      </m:oMath>
    </w:p>
    <w:p w14:paraId="4B601332" w14:textId="14840716" w:rsidR="008E1855" w:rsidRDefault="008E1855" w:rsidP="008E1855">
      <w:pPr>
        <w:pStyle w:val="Heading3"/>
        <w:rPr>
          <w:rFonts w:eastAsia="MS Mincho"/>
        </w:rPr>
      </w:pPr>
      <w:bookmarkStart w:id="37" w:name="_Toc155474116"/>
      <w:r w:rsidRPr="008E1855">
        <w:rPr>
          <w:rFonts w:eastAsia="MS Mincho"/>
        </w:rPr>
        <w:lastRenderedPageBreak/>
        <w:t xml:space="preserve">Phương thức </w:t>
      </w:r>
      <w:proofErr w:type="gramStart"/>
      <w:r w:rsidRPr="008E1855">
        <w:rPr>
          <w:rFonts w:eastAsia="MS Mincho"/>
        </w:rPr>
        <w:t>scanFindKItemset(</w:t>
      </w:r>
      <w:proofErr w:type="gramEnd"/>
      <w:r w:rsidRPr="008E1855">
        <w:rPr>
          <w:rFonts w:eastAsia="MS Mincho"/>
        </w:rPr>
        <w:t>)</w:t>
      </w:r>
      <w:bookmarkEnd w:id="37"/>
    </w:p>
    <w:p w14:paraId="60318940" w14:textId="4F2C7FB4" w:rsidR="008E1855" w:rsidRPr="00D875E8" w:rsidRDefault="008E1855" w:rsidP="00D875E8">
      <w:pPr>
        <w:pStyle w:val="Caption"/>
        <w:keepNext/>
        <w:spacing w:line="480" w:lineRule="auto"/>
        <w:rPr>
          <w:szCs w:val="24"/>
        </w:rPr>
      </w:pPr>
      <w:r w:rsidRPr="00D875E8">
        <w:rPr>
          <w:szCs w:val="24"/>
        </w:rPr>
        <w:t xml:space="preserve">Figure </w:t>
      </w:r>
      <w:r w:rsidRPr="00D875E8">
        <w:rPr>
          <w:szCs w:val="24"/>
        </w:rPr>
        <w:fldChar w:fldCharType="begin"/>
      </w:r>
      <w:r w:rsidRPr="00D875E8">
        <w:rPr>
          <w:szCs w:val="24"/>
        </w:rPr>
        <w:instrText xml:space="preserve"> SEQ Figure \* ARABIC </w:instrText>
      </w:r>
      <w:r w:rsidRPr="00D875E8">
        <w:rPr>
          <w:szCs w:val="24"/>
        </w:rPr>
        <w:fldChar w:fldCharType="separate"/>
      </w:r>
      <w:r w:rsidR="002100B2" w:rsidRPr="00D875E8">
        <w:rPr>
          <w:noProof/>
          <w:szCs w:val="24"/>
        </w:rPr>
        <w:t>14</w:t>
      </w:r>
      <w:r w:rsidRPr="00D875E8">
        <w:rPr>
          <w:szCs w:val="24"/>
        </w:rPr>
        <w:fldChar w:fldCharType="end"/>
      </w:r>
      <w:r w:rsidRPr="00D875E8">
        <w:rPr>
          <w:szCs w:val="24"/>
        </w:rPr>
        <w:t xml:space="preserve">. Phần code phương thức </w:t>
      </w:r>
      <w:proofErr w:type="gramStart"/>
      <w:r w:rsidRPr="00D875E8">
        <w:rPr>
          <w:szCs w:val="24"/>
        </w:rPr>
        <w:t>scanFindKItemset(</w:t>
      </w:r>
      <w:proofErr w:type="gramEnd"/>
      <w:r w:rsidRPr="00D875E8">
        <w:rPr>
          <w:szCs w:val="24"/>
        </w:rPr>
        <w:t>)</w:t>
      </w:r>
    </w:p>
    <w:p w14:paraId="25762392" w14:textId="560A6DF6" w:rsidR="008E1855" w:rsidRPr="00D875E8" w:rsidRDefault="008E1855" w:rsidP="00D875E8">
      <w:pPr>
        <w:spacing w:line="480" w:lineRule="auto"/>
        <w:jc w:val="center"/>
        <w:rPr>
          <w:sz w:val="24"/>
          <w:szCs w:val="24"/>
        </w:rPr>
      </w:pPr>
      <w:r w:rsidRPr="00D875E8">
        <w:rPr>
          <w:noProof/>
          <w:sz w:val="24"/>
          <w:szCs w:val="24"/>
        </w:rPr>
        <w:drawing>
          <wp:inline distT="0" distB="0" distL="0" distR="0" wp14:anchorId="2CE9C822" wp14:editId="3DF40902">
            <wp:extent cx="5340350" cy="2633980"/>
            <wp:effectExtent l="0" t="0" r="0" b="0"/>
            <wp:docPr id="191851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0350" cy="2633980"/>
                    </a:xfrm>
                    <a:prstGeom prst="rect">
                      <a:avLst/>
                    </a:prstGeom>
                    <a:noFill/>
                  </pic:spPr>
                </pic:pic>
              </a:graphicData>
            </a:graphic>
          </wp:inline>
        </w:drawing>
      </w:r>
    </w:p>
    <w:p w14:paraId="7586320E" w14:textId="77777777" w:rsidR="008E1855" w:rsidRPr="008E1855" w:rsidRDefault="008E1855" w:rsidP="00D875E8">
      <w:pPr>
        <w:numPr>
          <w:ilvl w:val="0"/>
          <w:numId w:val="18"/>
        </w:numPr>
        <w:spacing w:before="120" w:after="120" w:line="480" w:lineRule="auto"/>
        <w:rPr>
          <w:rFonts w:ascii="Times New Roman" w:eastAsia="Calibri" w:hAnsi="Times New Roman" w:cs="Times New Roman"/>
          <w:bCs/>
          <w:sz w:val="24"/>
          <w:szCs w:val="24"/>
        </w:rPr>
      </w:pPr>
      <w:r w:rsidRPr="008E1855">
        <w:rPr>
          <w:rFonts w:ascii="Times New Roman" w:eastAsia="Calibri" w:hAnsi="Times New Roman" w:cs="Times New Roman"/>
          <w:bCs/>
          <w:sz w:val="24"/>
          <w:szCs w:val="24"/>
        </w:rPr>
        <w:t>Mô tả đầu vào và chức năng của phương thức:</w:t>
      </w:r>
    </w:p>
    <w:p w14:paraId="383B36ED" w14:textId="77777777" w:rsidR="008E1855" w:rsidRPr="008E1855" w:rsidRDefault="008E1855" w:rsidP="00D875E8">
      <w:pPr>
        <w:spacing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Đầu vào của phương thức này là tận dụng thuộc tính </w:t>
      </w:r>
      <w:r w:rsidRPr="008E1855">
        <w:rPr>
          <w:rFonts w:ascii="Times New Roman" w:eastAsia="MS Mincho" w:hAnsi="Times New Roman" w:cs="Times New Roman"/>
          <w:sz w:val="24"/>
          <w:szCs w:val="24"/>
        </w:rPr>
        <w:t>msup, t,</w:t>
      </w:r>
      <w:r w:rsidRPr="008E1855">
        <w:rPr>
          <w:rFonts w:ascii="Times New Roman" w:eastAsia="Calibri" w:hAnsi="Times New Roman" w:cs="Times New Roman"/>
          <w:sz w:val="24"/>
          <w:szCs w:val="24"/>
        </w:rPr>
        <w:t xml:space="preserve"> và</w:t>
      </w:r>
      <w:r w:rsidRPr="008E1855">
        <w:rPr>
          <w:rFonts w:ascii="Times New Roman" w:eastAsia="MS Mincho" w:hAnsi="Times New Roman" w:cs="Times New Roman"/>
          <w:sz w:val="24"/>
          <w:szCs w:val="24"/>
        </w:rPr>
        <w:t xml:space="preserve"> WPFIK</w:t>
      </w:r>
      <w:r w:rsidRPr="008E1855">
        <w:rPr>
          <w:rFonts w:ascii="Times New Roman" w:eastAsia="Calibri" w:hAnsi="Times New Roman" w:cs="Times New Roman"/>
          <w:sz w:val="24"/>
          <w:szCs w:val="24"/>
        </w:rPr>
        <w:t xml:space="preserve"> hay tập hợp các size-k-itemset hiện tại có trong instance Apriori.</w:t>
      </w:r>
    </w:p>
    <w:p w14:paraId="52B6F50B" w14:textId="77777777" w:rsidR="008E1855" w:rsidRPr="008E1855" w:rsidRDefault="008E1855" w:rsidP="00D875E8">
      <w:pPr>
        <w:spacing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Phương thức này sẽ duyệt hết các wPFI trong WPFIK, nếu wPFI thỏa điều kiện </w:t>
      </w:r>
      <m:oMath>
        <m:func>
          <m:funcPr>
            <m:ctrlPr>
              <w:rPr>
                <w:rFonts w:ascii="Cambria Math" w:eastAsia="Calibri" w:hAnsi="Cambria Math" w:cs="Times New Roman"/>
                <w:sz w:val="24"/>
                <w:szCs w:val="24"/>
              </w:rPr>
            </m:ctrlPr>
          </m:funcPr>
          <m:fName>
            <m:r>
              <m:rPr>
                <m:sty m:val="p"/>
              </m:rPr>
              <w:rPr>
                <w:rFonts w:ascii="Cambria Math" w:eastAsia="Calibri" w:hAnsi="Cambria Math" w:cs="Times New Roman"/>
                <w:sz w:val="24"/>
                <w:szCs w:val="24"/>
              </w:rPr>
              <m:t>Pr</m:t>
            </m:r>
          </m:fName>
          <m:e>
            <m:d>
              <m:dPr>
                <m:ctrlPr>
                  <w:rPr>
                    <w:rFonts w:ascii="Cambria Math" w:eastAsia="Calibri" w:hAnsi="Cambria Math" w:cs="Times New Roman"/>
                    <w:i/>
                    <w:sz w:val="24"/>
                    <w:szCs w:val="24"/>
                  </w:rPr>
                </m:ctrlPr>
              </m:dPr>
              <m:e>
                <m:r>
                  <w:rPr>
                    <w:rFonts w:ascii="Cambria Math" w:eastAsia="Calibri" w:hAnsi="Cambria Math" w:cs="Times New Roman"/>
                    <w:sz w:val="24"/>
                    <w:szCs w:val="24"/>
                  </w:rPr>
                  <m:t>Sup</m:t>
                </m:r>
                <m:d>
                  <m:dPr>
                    <m:ctrlPr>
                      <w:rPr>
                        <w:rFonts w:ascii="Cambria Math" w:eastAsia="Calibri" w:hAnsi="Cambria Math" w:cs="Times New Roman"/>
                        <w:i/>
                        <w:sz w:val="24"/>
                        <w:szCs w:val="24"/>
                      </w:rPr>
                    </m:ctrlPr>
                  </m:dPr>
                  <m:e>
                    <m:r>
                      <w:rPr>
                        <w:rFonts w:ascii="Cambria Math" w:eastAsia="Calibri" w:hAnsi="Cambria Math" w:cs="Times New Roman"/>
                        <w:sz w:val="24"/>
                        <w:szCs w:val="24"/>
                      </w:rPr>
                      <m:t>X</m:t>
                    </m:r>
                  </m:e>
                </m:d>
                <m:r>
                  <w:rPr>
                    <w:rFonts w:ascii="Cambria Math" w:eastAsia="Calibri" w:hAnsi="Cambria Math" w:cs="Times New Roman"/>
                    <w:sz w:val="24"/>
                    <w:szCs w:val="24"/>
                  </w:rPr>
                  <m:t>≥msup</m:t>
                </m:r>
              </m:e>
            </m:d>
          </m:e>
        </m:func>
        <m:r>
          <w:rPr>
            <w:rFonts w:ascii="Cambria Math" w:eastAsia="Calibri" w:hAnsi="Cambria Math" w:cs="Times New Roman"/>
            <w:sz w:val="24"/>
            <w:szCs w:val="24"/>
          </w:rPr>
          <m:t>≥t</m:t>
        </m:r>
      </m:oMath>
      <w:r w:rsidRPr="008E1855">
        <w:rPr>
          <w:rFonts w:ascii="Times New Roman" w:eastAsia="Calibri" w:hAnsi="Times New Roman" w:cs="Times New Roman"/>
          <w:sz w:val="24"/>
          <w:szCs w:val="24"/>
        </w:rPr>
        <w:t xml:space="preserve"> thì sẽ thêm vào realWPFI. Đồng thời thêm các mean của wPFI thỏa điều kiện vào UWPFI. Và cuối cùng là đặt lại </w:t>
      </w:r>
      <w:r w:rsidRPr="008E1855">
        <w:rPr>
          <w:rFonts w:ascii="Times New Roman" w:eastAsia="MS Mincho" w:hAnsi="Times New Roman" w:cs="Times New Roman"/>
          <w:sz w:val="24"/>
          <w:szCs w:val="24"/>
        </w:rPr>
        <w:t>WPFIK</w:t>
      </w:r>
      <w:r w:rsidRPr="008E1855">
        <w:rPr>
          <w:rFonts w:ascii="Times New Roman" w:eastAsia="Calibri" w:hAnsi="Times New Roman" w:cs="Times New Roman"/>
          <w:sz w:val="24"/>
          <w:szCs w:val="24"/>
        </w:rPr>
        <w:t xml:space="preserve"> là realWPFI, đồng thời gán giá trị mới cho thuộc tính UWPFIK.</w:t>
      </w:r>
    </w:p>
    <w:p w14:paraId="4FE383C2" w14:textId="77777777" w:rsidR="008E1855" w:rsidRPr="008E1855" w:rsidRDefault="008E1855" w:rsidP="00D875E8">
      <w:pPr>
        <w:numPr>
          <w:ilvl w:val="0"/>
          <w:numId w:val="18"/>
        </w:numPr>
        <w:spacing w:before="120" w:after="0" w:line="480" w:lineRule="auto"/>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Input size:</w:t>
      </w:r>
    </w:p>
    <w:p w14:paraId="66427E5E" w14:textId="77777777" w:rsidR="008E1855" w:rsidRPr="008E1855" w:rsidRDefault="008E1855" w:rsidP="00D875E8">
      <w:pPr>
        <w:spacing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Có thể xem input của phương thức này là các thuộc tính </w:t>
      </w:r>
      <w:r w:rsidRPr="008E1855">
        <w:rPr>
          <w:rFonts w:ascii="Times New Roman" w:eastAsia="MS Mincho" w:hAnsi="Times New Roman" w:cs="Times New Roman"/>
          <w:sz w:val="24"/>
          <w:szCs w:val="24"/>
        </w:rPr>
        <w:t>msup, t,</w:t>
      </w:r>
      <m:oMath>
        <m:r>
          <w:rPr>
            <w:rFonts w:ascii="Cambria Math" w:eastAsia="Calibri" w:hAnsi="Cambria Math" w:cs="Times New Roman"/>
            <w:sz w:val="24"/>
            <w:szCs w:val="24"/>
          </w:rPr>
          <m:t xml:space="preserve"> </m:t>
        </m:r>
      </m:oMath>
      <w:r w:rsidRPr="008E1855">
        <w:rPr>
          <w:rFonts w:ascii="Times New Roman" w:eastAsia="Calibri" w:hAnsi="Times New Roman" w:cs="Times New Roman"/>
          <w:sz w:val="24"/>
          <w:szCs w:val="24"/>
        </w:rPr>
        <w:t xml:space="preserve">và </w:t>
      </w:r>
      <w:r w:rsidRPr="008E1855">
        <w:rPr>
          <w:rFonts w:ascii="Times New Roman" w:eastAsia="MS Mincho" w:hAnsi="Times New Roman" w:cs="Times New Roman"/>
          <w:sz w:val="24"/>
          <w:szCs w:val="24"/>
        </w:rPr>
        <w:t>WPFIK</w:t>
      </w:r>
      <w:r w:rsidRPr="008E1855">
        <w:rPr>
          <w:rFonts w:ascii="Times New Roman" w:eastAsia="Calibri" w:hAnsi="Times New Roman" w:cs="Times New Roman"/>
          <w:sz w:val="24"/>
          <w:szCs w:val="24"/>
        </w:rPr>
        <w:t xml:space="preserve">. </w:t>
      </w:r>
    </w:p>
    <w:p w14:paraId="1FF6D4A3" w14:textId="77777777" w:rsidR="008E1855" w:rsidRPr="008E1855" w:rsidRDefault="008E1855" w:rsidP="00D875E8">
      <w:pPr>
        <w:spacing w:after="0" w:line="480" w:lineRule="auto"/>
        <w:ind w:firstLine="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Trong đó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oMath>
      <w:r w:rsidRPr="008E1855">
        <w:rPr>
          <w:rFonts w:ascii="Times New Roman" w:eastAsia="Calibri" w:hAnsi="Times New Roman" w:cs="Times New Roman"/>
          <w:sz w:val="24"/>
          <w:szCs w:val="24"/>
        </w:rPr>
        <w:t xml:space="preserve"> là kích thước của </w:t>
      </w:r>
      <w:r w:rsidRPr="008E1855">
        <w:rPr>
          <w:rFonts w:ascii="Times New Roman" w:eastAsia="MS Mincho" w:hAnsi="Times New Roman" w:cs="Times New Roman"/>
          <w:sz w:val="24"/>
          <w:szCs w:val="24"/>
        </w:rPr>
        <w:t>WPFIK</w:t>
      </w:r>
      <m:oMath>
        <m:r>
          <w:rPr>
            <w:rFonts w:ascii="Cambria Math" w:eastAsia="Calibri" w:hAnsi="Cambria Math" w:cs="Times New Roman"/>
            <w:sz w:val="24"/>
            <w:szCs w:val="24"/>
          </w:rPr>
          <m:t>.</m:t>
        </m:r>
      </m:oMath>
    </w:p>
    <w:p w14:paraId="5B4827B0" w14:textId="77777777" w:rsidR="008E1855" w:rsidRPr="008E1855" w:rsidRDefault="008E1855" w:rsidP="00D875E8">
      <w:pPr>
        <w:numPr>
          <w:ilvl w:val="0"/>
          <w:numId w:val="19"/>
        </w:numPr>
        <w:spacing w:before="120" w:after="0" w:line="480" w:lineRule="auto"/>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Basic operation:</w:t>
      </w:r>
    </w:p>
    <w:p w14:paraId="7A2766CC" w14:textId="77777777" w:rsidR="008E1855" w:rsidRPr="008E1855" w:rsidRDefault="008E1855" w:rsidP="00D875E8">
      <w:pPr>
        <w:spacing w:after="0" w:line="480" w:lineRule="auto"/>
        <w:ind w:firstLine="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lastRenderedPageBreak/>
        <w:t>Dòng 243, 244 và 245.</w:t>
      </w:r>
    </w:p>
    <w:p w14:paraId="549F9479" w14:textId="77777777" w:rsidR="008E1855" w:rsidRPr="008E1855" w:rsidRDefault="008E1855" w:rsidP="00D875E8">
      <w:pPr>
        <w:numPr>
          <w:ilvl w:val="0"/>
          <w:numId w:val="19"/>
        </w:numPr>
        <w:spacing w:before="120" w:after="0" w:line="480" w:lineRule="auto"/>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Worst case:</w:t>
      </w:r>
    </w:p>
    <w:p w14:paraId="090FC33F" w14:textId="77777777" w:rsidR="008E1855" w:rsidRPr="008E1855" w:rsidRDefault="008E1855" w:rsidP="00D875E8">
      <w:pPr>
        <w:spacing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Phụ thuộc vào phương thức </w:t>
      </w:r>
      <w:proofErr w:type="gramStart"/>
      <w:r w:rsidRPr="008E1855">
        <w:rPr>
          <w:rFonts w:ascii="Times New Roman" w:eastAsia="Calibri" w:hAnsi="Times New Roman" w:cs="Times New Roman"/>
          <w:sz w:val="24"/>
          <w:szCs w:val="24"/>
        </w:rPr>
        <w:t>probXInUD(</w:t>
      </w:r>
      <w:proofErr w:type="gramEnd"/>
      <w:r w:rsidRPr="008E1855">
        <w:rPr>
          <w:rFonts w:ascii="Times New Roman" w:eastAsia="Calibri" w:hAnsi="Times New Roman" w:cs="Times New Roman"/>
          <w:sz w:val="24"/>
          <w:szCs w:val="24"/>
        </w:rPr>
        <w:t>).</w:t>
      </w:r>
    </w:p>
    <w:p w14:paraId="3CC200D5" w14:textId="77777777" w:rsidR="008E1855" w:rsidRPr="008E1855" w:rsidRDefault="008E1855" w:rsidP="00D875E8">
      <w:pPr>
        <w:spacing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Vòng lặp sẽ lặp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oMath>
      <w:r w:rsidRPr="008E1855">
        <w:rPr>
          <w:rFonts w:ascii="Times New Roman" w:eastAsia="Calibri" w:hAnsi="Times New Roman" w:cs="Times New Roman"/>
          <w:sz w:val="24"/>
          <w:szCs w:val="24"/>
        </w:rPr>
        <w:t xml:space="preserve"> lần do phải duyệt hết các wPFI trong </w:t>
      </w:r>
      <m:oMath>
        <m:r>
          <w:rPr>
            <w:rFonts w:ascii="Cambria Math" w:eastAsia="Calibri" w:hAnsi="Cambria Math" w:cs="Times New Roman"/>
            <w:sz w:val="24"/>
            <w:szCs w:val="24"/>
          </w:rPr>
          <m:t>WPFIK</m:t>
        </m:r>
      </m:oMath>
      <w:r w:rsidRPr="008E1855">
        <w:rPr>
          <w:rFonts w:ascii="Times New Roman" w:eastAsia="Calibri" w:hAnsi="Times New Roman" w:cs="Times New Roman"/>
          <w:sz w:val="24"/>
          <w:szCs w:val="24"/>
        </w:rPr>
        <w:t xml:space="preserve"> vì thế độ phức tạp là </w:t>
      </w:r>
      <m:oMath>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m:t>
        </m:r>
      </m:oMath>
    </w:p>
    <w:p w14:paraId="79A6C703" w14:textId="77777777" w:rsidR="008E1855" w:rsidRPr="008E1855" w:rsidRDefault="008E1855" w:rsidP="00D875E8">
      <w:pPr>
        <w:spacing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Phương thức </w:t>
      </w:r>
      <w:proofErr w:type="gramStart"/>
      <w:r w:rsidRPr="008E1855">
        <w:rPr>
          <w:rFonts w:ascii="Times New Roman" w:eastAsia="Calibri" w:hAnsi="Times New Roman" w:cs="Times New Roman"/>
          <w:sz w:val="24"/>
          <w:szCs w:val="24"/>
        </w:rPr>
        <w:t>getWeight(</w:t>
      </w:r>
      <w:proofErr w:type="gramEnd"/>
      <w:r w:rsidRPr="008E1855">
        <w:rPr>
          <w:rFonts w:ascii="Times New Roman" w:eastAsia="Calibri" w:hAnsi="Times New Roman" w:cs="Times New Roman"/>
          <w:sz w:val="24"/>
          <w:szCs w:val="24"/>
        </w:rPr>
        <w:t xml:space="preserve">) có độ phức tạp là </w:t>
      </w:r>
      <m:oMath>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r>
              <w:rPr>
                <w:rFonts w:ascii="Cambria Math" w:eastAsia="Calibri" w:hAnsi="Cambria Math" w:cs="Times New Roman"/>
                <w:sz w:val="24"/>
                <w:szCs w:val="24"/>
              </w:rPr>
              <m:t>k</m:t>
            </m:r>
          </m:e>
        </m:d>
      </m:oMath>
      <w:r w:rsidRPr="008E1855">
        <w:rPr>
          <w:rFonts w:ascii="Times New Roman" w:eastAsia="Calibri" w:hAnsi="Times New Roman" w:cs="Times New Roman"/>
          <w:sz w:val="24"/>
          <w:szCs w:val="24"/>
        </w:rPr>
        <w:t xml:space="preserve">, với </w:t>
      </w:r>
      <m:oMath>
        <m:r>
          <w:rPr>
            <w:rFonts w:ascii="Cambria Math" w:eastAsia="Calibri" w:hAnsi="Cambria Math" w:cs="Times New Roman"/>
            <w:sz w:val="24"/>
            <w:szCs w:val="24"/>
          </w:rPr>
          <m:t>k</m:t>
        </m:r>
      </m:oMath>
      <w:r w:rsidRPr="008E1855">
        <w:rPr>
          <w:rFonts w:ascii="Times New Roman" w:eastAsia="Calibri" w:hAnsi="Times New Roman" w:cs="Times New Roman"/>
          <w:sz w:val="24"/>
          <w:szCs w:val="24"/>
        </w:rPr>
        <w:t xml:space="preserve"> là kích thước của các wPFI trong </w:t>
      </w:r>
      <m:oMath>
        <m:r>
          <w:rPr>
            <w:rFonts w:ascii="Cambria Math" w:eastAsia="Calibri" w:hAnsi="Cambria Math" w:cs="Times New Roman"/>
            <w:sz w:val="24"/>
            <w:szCs w:val="24"/>
          </w:rPr>
          <m:t>WPFIK</m:t>
        </m:r>
      </m:oMath>
      <w:r w:rsidRPr="008E1855">
        <w:rPr>
          <w:rFonts w:ascii="Times New Roman" w:eastAsia="Calibri" w:hAnsi="Times New Roman" w:cs="Times New Roman"/>
          <w:sz w:val="24"/>
          <w:szCs w:val="24"/>
        </w:rPr>
        <w:t>.</w:t>
      </w:r>
    </w:p>
    <w:p w14:paraId="0E2DC3EA" w14:textId="77777777" w:rsidR="008E1855" w:rsidRPr="008E1855" w:rsidRDefault="008E1855" w:rsidP="00D875E8">
      <w:pPr>
        <w:spacing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Phương thức </w:t>
      </w:r>
      <w:proofErr w:type="gramStart"/>
      <w:r w:rsidRPr="008E1855">
        <w:rPr>
          <w:rFonts w:ascii="Times New Roman" w:eastAsia="Calibri" w:hAnsi="Times New Roman" w:cs="Times New Roman"/>
          <w:sz w:val="24"/>
          <w:szCs w:val="24"/>
        </w:rPr>
        <w:t>proXInUD(</w:t>
      </w:r>
      <w:proofErr w:type="gramEnd"/>
      <w:r w:rsidRPr="008E1855">
        <w:rPr>
          <w:rFonts w:ascii="Times New Roman" w:eastAsia="Calibri" w:hAnsi="Times New Roman" w:cs="Times New Roman"/>
          <w:sz w:val="24"/>
          <w:szCs w:val="24"/>
        </w:rPr>
        <w:t xml:space="preserve">) có độ phức tạp của worst case là </w:t>
      </w:r>
      <m:oMath>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r>
              <w:rPr>
                <w:rFonts w:ascii="Cambria Math" w:eastAsia="Calibri" w:hAnsi="Cambria Math" w:cs="Times New Roman"/>
                <w:sz w:val="24"/>
                <w:szCs w:val="24"/>
              </w:rPr>
              <m:t>n*msup</m:t>
            </m:r>
          </m:e>
        </m:d>
      </m:oMath>
      <w:r w:rsidRPr="008E1855">
        <w:rPr>
          <w:rFonts w:ascii="Times New Roman" w:eastAsia="Calibri" w:hAnsi="Times New Roman" w:cs="Times New Roman"/>
          <w:sz w:val="24"/>
          <w:szCs w:val="24"/>
        </w:rPr>
        <w:t>.</w:t>
      </w:r>
    </w:p>
    <w:p w14:paraId="48BCF10D" w14:textId="1D0383E2" w:rsidR="008E1855" w:rsidRPr="00D875E8" w:rsidRDefault="008E1855" w:rsidP="0020007E">
      <w:pPr>
        <w:spacing w:after="0" w:line="480" w:lineRule="auto"/>
        <w:ind w:left="720"/>
        <w:jc w:val="both"/>
        <w:rPr>
          <w:rFonts w:ascii="Times New Roman" w:eastAsia="Calibri" w:hAnsi="Times New Roman" w:cs="Times New Roman"/>
          <w:sz w:val="24"/>
          <w:szCs w:val="24"/>
        </w:rPr>
      </w:pPr>
      <w:r w:rsidRPr="008E1855">
        <w:rPr>
          <w:rFonts w:ascii="Times New Roman" w:eastAsia="Calibri" w:hAnsi="Times New Roman" w:cs="Times New Roman"/>
          <w:sz w:val="24"/>
          <w:szCs w:val="24"/>
        </w:rPr>
        <w:t xml:space="preserve">Tóm lại, phương thức này có độ phức tạp là </w:t>
      </w:r>
      <m:oMath>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m:t>
        </m:r>
        <m:d>
          <m:dPr>
            <m:ctrlPr>
              <w:rPr>
                <w:rFonts w:ascii="Cambria Math" w:eastAsia="Calibri" w:hAnsi="Cambria Math" w:cs="Times New Roman"/>
                <w:i/>
                <w:sz w:val="24"/>
                <w:szCs w:val="24"/>
              </w:rPr>
            </m:ctrlPr>
          </m:dPr>
          <m:e>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r>
                  <w:rPr>
                    <w:rFonts w:ascii="Cambria Math" w:eastAsia="Calibri" w:hAnsi="Cambria Math" w:cs="Times New Roman"/>
                    <w:sz w:val="24"/>
                    <w:szCs w:val="24"/>
                  </w:rPr>
                  <m:t>k</m:t>
                </m:r>
              </m:e>
            </m:d>
            <m:r>
              <w:rPr>
                <w:rFonts w:ascii="Cambria Math" w:eastAsia="Calibri" w:hAnsi="Cambria Math" w:cs="Times New Roman"/>
                <w:sz w:val="24"/>
                <w:szCs w:val="24"/>
              </w:rPr>
              <m:t>+</m:t>
            </m:r>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r>
                  <w:rPr>
                    <w:rFonts w:ascii="Cambria Math" w:eastAsia="Calibri" w:hAnsi="Cambria Math" w:cs="Times New Roman"/>
                    <w:sz w:val="24"/>
                    <w:szCs w:val="24"/>
                  </w:rPr>
                  <m:t>n*msup</m:t>
                </m:r>
              </m:e>
            </m:d>
          </m:e>
        </m:d>
        <m:r>
          <w:rPr>
            <w:rFonts w:ascii="Cambria Math" w:eastAsia="Calibri" w:hAnsi="Cambria Math" w:cs="Times New Roman"/>
            <w:sz w:val="24"/>
            <w:szCs w:val="24"/>
          </w:rPr>
          <m:t>≈</m:t>
        </m:r>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r>
              <w:rPr>
                <w:rFonts w:ascii="Cambria Math" w:eastAsia="Calibri" w:hAnsi="Cambria Math" w:cs="Times New Roman"/>
                <w:sz w:val="24"/>
                <w:szCs w:val="24"/>
              </w:rPr>
              <m:t>*k+</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r>
              <w:rPr>
                <w:rFonts w:ascii="Cambria Math" w:eastAsia="Calibri" w:hAnsi="Cambria Math" w:cs="Times New Roman"/>
                <w:sz w:val="24"/>
                <w:szCs w:val="24"/>
              </w:rPr>
              <m:t>*n*msup</m:t>
            </m:r>
          </m:e>
        </m:d>
        <m:r>
          <w:rPr>
            <w:rFonts w:ascii="Cambria Math" w:eastAsia="Calibri" w:hAnsi="Cambria Math" w:cs="Times New Roman"/>
            <w:sz w:val="24"/>
            <w:szCs w:val="24"/>
          </w:rPr>
          <m:t xml:space="preserve"> ≈</m:t>
        </m:r>
        <m:r>
          <m:rPr>
            <m:sty m:val="p"/>
          </m:rPr>
          <w:rPr>
            <w:rFonts w:ascii="Cambria Math" w:eastAsia="Calibri" w:hAnsi="Cambria Math" w:cs="Times New Roman"/>
            <w:sz w:val="24"/>
            <w:szCs w:val="24"/>
          </w:rPr>
          <m:t>Θ</m:t>
        </m:r>
        <m:r>
          <w:rPr>
            <w:rFonts w:ascii="Cambria Math" w:eastAsia="Calibri" w:hAnsi="Cambria Math" w:cs="Times New Roman"/>
            <w:sz w:val="24"/>
            <w:szCs w:val="24"/>
          </w:rPr>
          <m:t>(n*msup)</m:t>
        </m:r>
      </m:oMath>
      <w:r w:rsidRPr="008E1855">
        <w:rPr>
          <w:rFonts w:ascii="Times New Roman" w:eastAsia="Calibri" w:hAnsi="Times New Roman" w:cs="Times New Roman"/>
          <w:sz w:val="24"/>
          <w:szCs w:val="24"/>
        </w:rPr>
        <w:t xml:space="preserve"> (nếu như xem </w:t>
      </w:r>
      <m:oMath>
        <m:r>
          <w:rPr>
            <w:rFonts w:ascii="Cambria Math" w:eastAsia="Calibri" w:hAnsi="Cambria Math" w:cs="Times New Roman"/>
            <w:sz w:val="24"/>
            <w:szCs w:val="24"/>
          </w:rPr>
          <m:t>n</m:t>
        </m:r>
      </m:oMath>
      <w:r w:rsidRPr="008E1855">
        <w:rPr>
          <w:rFonts w:ascii="Times New Roman" w:eastAsia="Calibri" w:hAnsi="Times New Roman" w:cs="Times New Roman"/>
          <w:sz w:val="24"/>
          <w:szCs w:val="24"/>
        </w:rPr>
        <w:t xml:space="preserve"> và </w:t>
      </w:r>
      <m:oMath>
        <m:r>
          <w:rPr>
            <w:rFonts w:ascii="Cambria Math" w:eastAsia="Calibri" w:hAnsi="Cambria Math" w:cs="Times New Roman"/>
            <w:sz w:val="24"/>
            <w:szCs w:val="24"/>
          </w:rPr>
          <m:t>msup</m:t>
        </m:r>
      </m:oMath>
      <w:r w:rsidRPr="008E1855">
        <w:rPr>
          <w:rFonts w:ascii="Times New Roman" w:eastAsia="Calibri" w:hAnsi="Times New Roman" w:cs="Times New Roman"/>
          <w:sz w:val="24"/>
          <w:szCs w:val="24"/>
        </w:rPr>
        <w:t xml:space="preserve"> lớn hơn nhiều so với các số còn lại).</w:t>
      </w:r>
    </w:p>
    <w:p w14:paraId="02349A1F" w14:textId="1B79F1CF" w:rsidR="008E1855" w:rsidRDefault="008E1855" w:rsidP="0020007E">
      <w:pPr>
        <w:pStyle w:val="Heading3"/>
        <w:rPr>
          <w:rFonts w:eastAsia="Calibri"/>
        </w:rPr>
      </w:pPr>
      <w:bookmarkStart w:id="38" w:name="_Toc155474117"/>
      <w:r w:rsidRPr="008E1855">
        <w:rPr>
          <w:rFonts w:eastAsia="Calibri"/>
        </w:rPr>
        <w:t xml:space="preserve">Phương thức </w:t>
      </w:r>
      <w:proofErr w:type="gramStart"/>
      <w:r w:rsidRPr="008E1855">
        <w:rPr>
          <w:rFonts w:eastAsia="Calibri"/>
        </w:rPr>
        <w:t>genWPFIApriori(</w:t>
      </w:r>
      <w:proofErr w:type="gramEnd"/>
      <w:r w:rsidRPr="008E1855">
        <w:rPr>
          <w:rFonts w:eastAsia="Calibri"/>
        </w:rPr>
        <w:t>)</w:t>
      </w:r>
      <w:bookmarkEnd w:id="38"/>
    </w:p>
    <w:p w14:paraId="417BCAD1" w14:textId="6BB6DC14" w:rsidR="008E1855" w:rsidRDefault="008E1855" w:rsidP="00F53666">
      <w:pPr>
        <w:pStyle w:val="Caption"/>
        <w:keepNext/>
        <w:spacing w:line="480" w:lineRule="auto"/>
      </w:pPr>
      <w:r>
        <w:t xml:space="preserve">Figure </w:t>
      </w:r>
      <w:r>
        <w:fldChar w:fldCharType="begin"/>
      </w:r>
      <w:r>
        <w:instrText xml:space="preserve"> SEQ Figure \* ARABIC </w:instrText>
      </w:r>
      <w:r>
        <w:fldChar w:fldCharType="separate"/>
      </w:r>
      <w:r w:rsidR="002100B2">
        <w:rPr>
          <w:noProof/>
        </w:rPr>
        <w:t>15</w:t>
      </w:r>
      <w:r>
        <w:fldChar w:fldCharType="end"/>
      </w:r>
      <w:r>
        <w:t xml:space="preserve">. Pseudocode cho phương thức </w:t>
      </w:r>
      <w:proofErr w:type="gramStart"/>
      <w:r>
        <w:t>genWPFIApriori(</w:t>
      </w:r>
      <w:proofErr w:type="gramEnd"/>
      <w:r>
        <w:t>)</w:t>
      </w:r>
      <w:r w:rsidR="00A53AC1">
        <w:t xml:space="preserve"> (Nguồn: </w:t>
      </w:r>
      <w:sdt>
        <w:sdtPr>
          <w:rPr>
            <w:b w:val="0"/>
            <w:color w:val="000000"/>
          </w:rPr>
          <w:tag w:val="MENDELEY_CITATION_v3_eyJjaXRhdGlvbklEIjoiTUVOREVMRVlfQ0lUQVRJT05fMTRlNjU1MDEtZjZjMS00NWIzLWE3YTAtMWM5NDdmNDYyNmMw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
          <w:id w:val="-735938040"/>
          <w:placeholder>
            <w:docPart w:val="DefaultPlaceholder_-1854013440"/>
          </w:placeholder>
        </w:sdtPr>
        <w:sdtContent>
          <w:r w:rsidR="00A53AC1" w:rsidRPr="00A53AC1">
            <w:rPr>
              <w:bCs/>
              <w:color w:val="000000"/>
            </w:rPr>
            <w:t>[1]</w:t>
          </w:r>
        </w:sdtContent>
      </w:sdt>
      <w:r w:rsidR="00A53AC1">
        <w:t>)</w:t>
      </w:r>
    </w:p>
    <w:p w14:paraId="62F20DC3" w14:textId="32965961" w:rsidR="008E1855" w:rsidRDefault="008E1855" w:rsidP="00F53666">
      <w:pPr>
        <w:spacing w:line="480" w:lineRule="auto"/>
        <w:jc w:val="center"/>
      </w:pPr>
      <w:r>
        <w:rPr>
          <w:noProof/>
        </w:rPr>
        <w:drawing>
          <wp:inline distT="0" distB="0" distL="0" distR="0" wp14:anchorId="6B33BE63" wp14:editId="5EFD32E5">
            <wp:extent cx="5322570" cy="3938270"/>
            <wp:effectExtent l="0" t="0" r="0" b="5080"/>
            <wp:docPr id="1007676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2570" cy="3938270"/>
                    </a:xfrm>
                    <a:prstGeom prst="rect">
                      <a:avLst/>
                    </a:prstGeom>
                    <a:noFill/>
                  </pic:spPr>
                </pic:pic>
              </a:graphicData>
            </a:graphic>
          </wp:inline>
        </w:drawing>
      </w:r>
    </w:p>
    <w:p w14:paraId="5B560FDC" w14:textId="307E5B1D" w:rsidR="00A53AC1" w:rsidRDefault="00A53AC1" w:rsidP="00F53666">
      <w:pPr>
        <w:pStyle w:val="Caption"/>
        <w:keepNext/>
        <w:spacing w:line="480" w:lineRule="auto"/>
      </w:pPr>
      <w:r>
        <w:lastRenderedPageBreak/>
        <w:t xml:space="preserve">Figure </w:t>
      </w:r>
      <w:r>
        <w:fldChar w:fldCharType="begin"/>
      </w:r>
      <w:r>
        <w:instrText xml:space="preserve"> SEQ Figure \* ARABIC </w:instrText>
      </w:r>
      <w:r>
        <w:fldChar w:fldCharType="separate"/>
      </w:r>
      <w:r w:rsidR="002100B2">
        <w:rPr>
          <w:noProof/>
        </w:rPr>
        <w:t>16</w:t>
      </w:r>
      <w:r>
        <w:fldChar w:fldCharType="end"/>
      </w:r>
      <w:r>
        <w:t xml:space="preserve">. Phần code đầu của phương thức </w:t>
      </w:r>
      <w:proofErr w:type="gramStart"/>
      <w:r>
        <w:t>genWPFIApriori(</w:t>
      </w:r>
      <w:proofErr w:type="gramEnd"/>
      <w:r>
        <w:t>)</w:t>
      </w:r>
    </w:p>
    <w:p w14:paraId="5AA8DA7D" w14:textId="6E308C46" w:rsidR="00A53AC1" w:rsidRDefault="00A53AC1" w:rsidP="00F53666">
      <w:pPr>
        <w:spacing w:line="480" w:lineRule="auto"/>
        <w:jc w:val="center"/>
      </w:pPr>
      <w:r>
        <w:rPr>
          <w:noProof/>
        </w:rPr>
        <w:drawing>
          <wp:inline distT="0" distB="0" distL="0" distR="0" wp14:anchorId="04CF329B" wp14:editId="59B775D7">
            <wp:extent cx="5182235" cy="4529455"/>
            <wp:effectExtent l="0" t="0" r="0" b="4445"/>
            <wp:docPr id="1393651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2235" cy="4529455"/>
                    </a:xfrm>
                    <a:prstGeom prst="rect">
                      <a:avLst/>
                    </a:prstGeom>
                    <a:noFill/>
                  </pic:spPr>
                </pic:pic>
              </a:graphicData>
            </a:graphic>
          </wp:inline>
        </w:drawing>
      </w:r>
    </w:p>
    <w:p w14:paraId="1BC9695A" w14:textId="7ADBD855" w:rsidR="00A53AC1" w:rsidRDefault="00A53AC1" w:rsidP="00F53666">
      <w:pPr>
        <w:pStyle w:val="Caption"/>
        <w:keepNext/>
        <w:spacing w:line="480" w:lineRule="auto"/>
      </w:pPr>
      <w:r>
        <w:lastRenderedPageBreak/>
        <w:t xml:space="preserve">Figure </w:t>
      </w:r>
      <w:r>
        <w:fldChar w:fldCharType="begin"/>
      </w:r>
      <w:r>
        <w:instrText xml:space="preserve"> SEQ Figure \* ARABIC </w:instrText>
      </w:r>
      <w:r>
        <w:fldChar w:fldCharType="separate"/>
      </w:r>
      <w:r w:rsidR="002100B2">
        <w:rPr>
          <w:noProof/>
        </w:rPr>
        <w:t>17</w:t>
      </w:r>
      <w:r>
        <w:fldChar w:fldCharType="end"/>
      </w:r>
      <w:r>
        <w:t xml:space="preserve">. Phần code tiếp theo của phương thức </w:t>
      </w:r>
      <w:proofErr w:type="gramStart"/>
      <w:r>
        <w:t>genWPFIApriori(</w:t>
      </w:r>
      <w:proofErr w:type="gramEnd"/>
      <w:r>
        <w:t>)</w:t>
      </w:r>
    </w:p>
    <w:p w14:paraId="47063DB1" w14:textId="2A477BE0" w:rsidR="00A53AC1" w:rsidRDefault="00A53AC1" w:rsidP="00F53666">
      <w:pPr>
        <w:spacing w:line="480" w:lineRule="auto"/>
        <w:jc w:val="center"/>
      </w:pPr>
      <w:r>
        <w:rPr>
          <w:noProof/>
        </w:rPr>
        <w:drawing>
          <wp:inline distT="0" distB="0" distL="0" distR="0" wp14:anchorId="235EC202" wp14:editId="12BE5174">
            <wp:extent cx="5419725" cy="4401820"/>
            <wp:effectExtent l="0" t="0" r="9525" b="0"/>
            <wp:docPr id="20859443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9725" cy="4401820"/>
                    </a:xfrm>
                    <a:prstGeom prst="rect">
                      <a:avLst/>
                    </a:prstGeom>
                    <a:noFill/>
                  </pic:spPr>
                </pic:pic>
              </a:graphicData>
            </a:graphic>
          </wp:inline>
        </w:drawing>
      </w:r>
    </w:p>
    <w:p w14:paraId="1F89F998" w14:textId="77777777" w:rsidR="00A53AC1" w:rsidRPr="00A53AC1" w:rsidRDefault="00A53AC1" w:rsidP="00D875E8">
      <w:pPr>
        <w:numPr>
          <w:ilvl w:val="0"/>
          <w:numId w:val="20"/>
        </w:numPr>
        <w:spacing w:before="120" w:after="0" w:line="480" w:lineRule="auto"/>
        <w:ind w:left="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Mô tả đầu vào và chức năng của phương thức:</w:t>
      </w:r>
    </w:p>
    <w:p w14:paraId="0B3910AB" w14:textId="77777777" w:rsidR="00A53AC1" w:rsidRPr="00A53AC1" w:rsidRDefault="00A53AC1" w:rsidP="00D875E8">
      <w:pPr>
        <w:spacing w:after="0" w:line="480" w:lineRule="auto"/>
        <w:ind w:left="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 xml:space="preserve">Phương thức này tận dụng các thuộc tính của instance Apriori làm đầu vào bao gồm: </w:t>
      </w:r>
      <w:r w:rsidRPr="00A53AC1">
        <w:rPr>
          <w:rFonts w:ascii="Times New Roman" w:eastAsia="MS Mincho" w:hAnsi="Times New Roman" w:cs="Times New Roman"/>
          <w:sz w:val="24"/>
          <w:szCs w:val="24"/>
        </w:rPr>
        <w:t>uhat, alpha, n, msup, t, WPFIK, UWPFIK, UI</w:t>
      </w:r>
      <w:r w:rsidRPr="00A53AC1">
        <w:rPr>
          <w:rFonts w:ascii="Times New Roman" w:eastAsia="Calibri" w:hAnsi="Times New Roman" w:cs="Times New Roman"/>
          <w:sz w:val="24"/>
          <w:szCs w:val="24"/>
        </w:rPr>
        <w:t>.</w:t>
      </w:r>
    </w:p>
    <w:p w14:paraId="2741186F" w14:textId="77777777" w:rsidR="00A53AC1" w:rsidRPr="00A53AC1" w:rsidRDefault="00A53AC1" w:rsidP="00D875E8">
      <w:pPr>
        <w:spacing w:after="0" w:line="480" w:lineRule="auto"/>
        <w:ind w:left="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Phương thức này dựa vào mã giả để sinh ra các itemset tiếp theo có kích thức tăng lên một đơn vị.</w:t>
      </w:r>
    </w:p>
    <w:p w14:paraId="07532987" w14:textId="77777777" w:rsidR="00A53AC1" w:rsidRPr="00D875E8" w:rsidRDefault="00A53AC1" w:rsidP="00D875E8">
      <w:pPr>
        <w:pStyle w:val="ListParagraph"/>
        <w:numPr>
          <w:ilvl w:val="0"/>
          <w:numId w:val="24"/>
        </w:numPr>
        <w:spacing w:before="120" w:after="0" w:line="480" w:lineRule="auto"/>
        <w:jc w:val="both"/>
        <w:rPr>
          <w:rFonts w:ascii="Times New Roman" w:eastAsia="Calibri" w:hAnsi="Times New Roman" w:cs="Times New Roman"/>
          <w:sz w:val="24"/>
          <w:szCs w:val="24"/>
        </w:rPr>
      </w:pPr>
      <w:r w:rsidRPr="00D875E8">
        <w:rPr>
          <w:rFonts w:ascii="Times New Roman" w:eastAsia="Calibri" w:hAnsi="Times New Roman" w:cs="Times New Roman"/>
          <w:sz w:val="24"/>
          <w:szCs w:val="24"/>
        </w:rPr>
        <w:t>Input size:</w:t>
      </w:r>
    </w:p>
    <w:p w14:paraId="1C6CD34C" w14:textId="77777777" w:rsidR="00A53AC1" w:rsidRPr="00A53AC1" w:rsidRDefault="00A53AC1" w:rsidP="00D875E8">
      <w:pPr>
        <w:spacing w:after="0" w:line="480" w:lineRule="auto"/>
        <w:ind w:left="720"/>
        <w:jc w:val="both"/>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oMath>
      <w:r w:rsidRPr="00A53AC1">
        <w:rPr>
          <w:rFonts w:ascii="Times New Roman" w:eastAsia="Calibri" w:hAnsi="Times New Roman" w:cs="Times New Roman"/>
          <w:sz w:val="24"/>
          <w:szCs w:val="24"/>
        </w:rPr>
        <w:t xml:space="preserve"> là kích thước của tập hợp size-k-itemset </w:t>
      </w:r>
      <m:oMath>
        <m:r>
          <w:rPr>
            <w:rFonts w:ascii="Cambria Math" w:eastAsia="Calibri" w:hAnsi="Cambria Math" w:cs="Times New Roman"/>
            <w:sz w:val="24"/>
            <w:szCs w:val="24"/>
          </w:rPr>
          <m:t>WPFIK</m:t>
        </m:r>
      </m:oMath>
      <w:r w:rsidRPr="00A53AC1">
        <w:rPr>
          <w:rFonts w:ascii="Times New Roman" w:eastAsia="Calibri" w:hAnsi="Times New Roman" w:cs="Times New Roman"/>
          <w:sz w:val="24"/>
          <w:szCs w:val="24"/>
        </w:rPr>
        <w:t xml:space="preserve"> cũng như </w:t>
      </w:r>
      <m:oMath>
        <m:r>
          <w:rPr>
            <w:rFonts w:ascii="Cambria Math" w:eastAsia="Calibri" w:hAnsi="Cambria Math" w:cs="Times New Roman"/>
            <w:sz w:val="24"/>
            <w:szCs w:val="24"/>
          </w:rPr>
          <m:t>UWPFIK</m:t>
        </m:r>
      </m:oMath>
      <w:r w:rsidRPr="00A53AC1">
        <w:rPr>
          <w:rFonts w:ascii="Times New Roman" w:eastAsia="Calibri" w:hAnsi="Times New Roman" w:cs="Times New Roman"/>
          <w:sz w:val="24"/>
          <w:szCs w:val="24"/>
        </w:rPr>
        <w:t>.</w:t>
      </w:r>
    </w:p>
    <w:p w14:paraId="15F2C761" w14:textId="77777777" w:rsidR="00A53AC1" w:rsidRPr="00A53AC1" w:rsidRDefault="00A53AC1" w:rsidP="00D875E8">
      <w:pPr>
        <w:spacing w:after="0" w:line="480" w:lineRule="auto"/>
        <w:ind w:left="720"/>
        <w:jc w:val="both"/>
        <w:rPr>
          <w:rFonts w:ascii="Times New Roman" w:eastAsia="Calibri" w:hAnsi="Times New Roman" w:cs="Times New Roman"/>
          <w:sz w:val="24"/>
          <w:szCs w:val="24"/>
        </w:rPr>
      </w:pPr>
      <m:oMath>
        <m:r>
          <w:rPr>
            <w:rFonts w:ascii="Cambria Math" w:eastAsia="Calibri" w:hAnsi="Cambria Math" w:cs="Times New Roman"/>
            <w:sz w:val="24"/>
            <w:szCs w:val="24"/>
          </w:rPr>
          <m:t>n</m:t>
        </m:r>
      </m:oMath>
      <w:r w:rsidRPr="00A53AC1">
        <w:rPr>
          <w:rFonts w:ascii="Times New Roman" w:eastAsia="Calibri" w:hAnsi="Times New Roman" w:cs="Times New Roman"/>
          <w:sz w:val="24"/>
          <w:szCs w:val="24"/>
        </w:rPr>
        <w:t xml:space="preserve"> là thuộc tính của instance Apriori, biểu thị kích thước của uncertain dataset </w:t>
      </w:r>
      <m:oMath>
        <m:r>
          <w:rPr>
            <w:rFonts w:ascii="Cambria Math" w:eastAsia="Calibri" w:hAnsi="Cambria Math" w:cs="Times New Roman"/>
            <w:sz w:val="24"/>
            <w:szCs w:val="24"/>
          </w:rPr>
          <m:t>UD</m:t>
        </m:r>
      </m:oMath>
      <w:r w:rsidRPr="00A53AC1">
        <w:rPr>
          <w:rFonts w:ascii="Times New Roman" w:eastAsia="MS Mincho" w:hAnsi="Times New Roman" w:cs="Times New Roman"/>
          <w:sz w:val="24"/>
          <w:szCs w:val="24"/>
        </w:rPr>
        <w:t>.</w:t>
      </w:r>
    </w:p>
    <w:p w14:paraId="1DD793A1" w14:textId="77777777" w:rsidR="00A53AC1" w:rsidRPr="00D875E8" w:rsidRDefault="00A53AC1" w:rsidP="00D875E8">
      <w:pPr>
        <w:pStyle w:val="ListParagraph"/>
        <w:numPr>
          <w:ilvl w:val="0"/>
          <w:numId w:val="24"/>
        </w:numPr>
        <w:spacing w:before="120" w:after="0" w:line="480" w:lineRule="auto"/>
        <w:jc w:val="both"/>
        <w:rPr>
          <w:rFonts w:ascii="Times New Roman" w:eastAsia="Calibri" w:hAnsi="Times New Roman" w:cs="Times New Roman"/>
          <w:sz w:val="24"/>
          <w:szCs w:val="24"/>
        </w:rPr>
      </w:pPr>
      <w:r w:rsidRPr="00D875E8">
        <w:rPr>
          <w:rFonts w:ascii="Times New Roman" w:eastAsia="Calibri" w:hAnsi="Times New Roman" w:cs="Times New Roman"/>
          <w:sz w:val="24"/>
          <w:szCs w:val="24"/>
        </w:rPr>
        <w:lastRenderedPageBreak/>
        <w:t>Basic operation:</w:t>
      </w:r>
    </w:p>
    <w:p w14:paraId="72475496" w14:textId="77777777" w:rsidR="00A53AC1" w:rsidRPr="00A53AC1" w:rsidRDefault="00A53AC1" w:rsidP="00D875E8">
      <w:pPr>
        <w:spacing w:after="0" w:line="480" w:lineRule="auto"/>
        <w:ind w:firstLine="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Dòng 275, 277, 285, 315.</w:t>
      </w:r>
    </w:p>
    <w:p w14:paraId="3584FB2C" w14:textId="77777777" w:rsidR="00A53AC1" w:rsidRPr="00D875E8" w:rsidRDefault="00A53AC1" w:rsidP="00D875E8">
      <w:pPr>
        <w:pStyle w:val="ListParagraph"/>
        <w:numPr>
          <w:ilvl w:val="0"/>
          <w:numId w:val="24"/>
        </w:numPr>
        <w:spacing w:before="120" w:after="0" w:line="480" w:lineRule="auto"/>
        <w:jc w:val="both"/>
        <w:rPr>
          <w:rFonts w:ascii="Times New Roman" w:eastAsia="Calibri" w:hAnsi="Times New Roman" w:cs="Times New Roman"/>
          <w:sz w:val="24"/>
          <w:szCs w:val="24"/>
        </w:rPr>
      </w:pPr>
      <w:r w:rsidRPr="00D875E8">
        <w:rPr>
          <w:rFonts w:ascii="Times New Roman" w:eastAsia="Calibri" w:hAnsi="Times New Roman" w:cs="Times New Roman"/>
          <w:sz w:val="24"/>
          <w:szCs w:val="24"/>
        </w:rPr>
        <w:t>Worst case:</w:t>
      </w:r>
    </w:p>
    <w:p w14:paraId="49A4AA6A" w14:textId="77777777" w:rsidR="00A53AC1" w:rsidRPr="00A53AC1" w:rsidRDefault="00A53AC1" w:rsidP="00D875E8">
      <w:pPr>
        <w:spacing w:after="0" w:line="480" w:lineRule="auto"/>
        <w:ind w:firstLine="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Không có worst case.</w:t>
      </w:r>
    </w:p>
    <w:p w14:paraId="4D2A7FC5" w14:textId="77777777" w:rsidR="00A53AC1" w:rsidRPr="00A53AC1" w:rsidRDefault="00A53AC1" w:rsidP="00D875E8">
      <w:pPr>
        <w:spacing w:after="0" w:line="480" w:lineRule="auto"/>
        <w:ind w:left="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 xml:space="preserve">Dòng 275, tìm các item có trong </w:t>
      </w:r>
      <m:oMath>
        <m:r>
          <w:rPr>
            <w:rFonts w:ascii="Cambria Math" w:eastAsia="Calibri" w:hAnsi="Cambria Math" w:cs="Times New Roman"/>
            <w:sz w:val="24"/>
            <w:szCs w:val="24"/>
          </w:rPr>
          <m:t>WPFIK</m:t>
        </m:r>
      </m:oMath>
      <w:r w:rsidRPr="00A53AC1">
        <w:rPr>
          <w:rFonts w:ascii="Times New Roman" w:eastAsia="Calibri" w:hAnsi="Times New Roman" w:cs="Times New Roman"/>
          <w:sz w:val="24"/>
          <w:szCs w:val="24"/>
        </w:rPr>
        <w:t xml:space="preserve"> hiện tại, có độ phức tạp </w:t>
      </w:r>
      <m:oMath>
        <m:r>
          <m:rPr>
            <m:sty m:val="p"/>
          </m:rPr>
          <w:rPr>
            <w:rFonts w:ascii="Cambria Math" w:eastAsia="Calibri" w:hAnsi="Cambria Math" w:cs="Times New Roman"/>
            <w:sz w:val="24"/>
            <w:szCs w:val="24"/>
          </w:rPr>
          <m:t>Θ</m:t>
        </m:r>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r>
          <w:rPr>
            <w:rFonts w:ascii="Cambria Math" w:eastAsia="Calibri" w:hAnsi="Cambria Math" w:cs="Times New Roman"/>
            <w:sz w:val="24"/>
            <w:szCs w:val="24"/>
          </w:rPr>
          <m:t>*k)</m:t>
        </m:r>
      </m:oMath>
      <w:r w:rsidRPr="00A53AC1">
        <w:rPr>
          <w:rFonts w:ascii="Times New Roman" w:eastAsia="Calibri" w:hAnsi="Times New Roman" w:cs="Times New Roman"/>
          <w:sz w:val="24"/>
          <w:szCs w:val="24"/>
        </w:rPr>
        <w:t xml:space="preserve">, </w:t>
      </w:r>
      <m:oMath>
        <m:r>
          <w:rPr>
            <w:rFonts w:ascii="Cambria Math" w:eastAsia="Calibri" w:hAnsi="Cambria Math" w:cs="Times New Roman"/>
            <w:sz w:val="24"/>
            <w:szCs w:val="24"/>
          </w:rPr>
          <m:t>k</m:t>
        </m:r>
      </m:oMath>
      <w:r w:rsidRPr="00A53AC1">
        <w:rPr>
          <w:rFonts w:ascii="Times New Roman" w:eastAsia="Calibri" w:hAnsi="Times New Roman" w:cs="Times New Roman"/>
          <w:sz w:val="24"/>
          <w:szCs w:val="24"/>
        </w:rPr>
        <w:t xml:space="preserve"> là size hiện tại của các itemset trong </w:t>
      </w:r>
      <m:oMath>
        <m:r>
          <w:rPr>
            <w:rFonts w:ascii="Cambria Math" w:eastAsia="Calibri" w:hAnsi="Cambria Math" w:cs="Times New Roman"/>
            <w:sz w:val="24"/>
            <w:szCs w:val="24"/>
          </w:rPr>
          <m:t>WPFIK</m:t>
        </m:r>
      </m:oMath>
      <w:r w:rsidRPr="00A53AC1">
        <w:rPr>
          <w:rFonts w:ascii="Times New Roman" w:eastAsia="Calibri" w:hAnsi="Times New Roman" w:cs="Times New Roman"/>
          <w:sz w:val="24"/>
          <w:szCs w:val="24"/>
        </w:rPr>
        <w:t>.</w:t>
      </w:r>
    </w:p>
    <w:p w14:paraId="72748B8B" w14:textId="77777777" w:rsidR="00A53AC1" w:rsidRPr="00A53AC1" w:rsidRDefault="00A53AC1" w:rsidP="00D875E8">
      <w:pPr>
        <w:spacing w:after="0" w:line="480" w:lineRule="auto"/>
        <w:ind w:left="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 xml:space="preserve">Dòng 277, duyệt qua tất cả wPFI trong </w:t>
      </w:r>
      <m:oMath>
        <m:r>
          <w:rPr>
            <w:rFonts w:ascii="Cambria Math" w:eastAsia="Calibri" w:hAnsi="Cambria Math" w:cs="Times New Roman"/>
            <w:sz w:val="24"/>
            <w:szCs w:val="24"/>
          </w:rPr>
          <m:t>WPFIK</m:t>
        </m:r>
      </m:oMath>
      <w:r w:rsidRPr="00A53AC1">
        <w:rPr>
          <w:rFonts w:ascii="Times New Roman" w:eastAsia="Calibri" w:hAnsi="Times New Roman" w:cs="Times New Roman"/>
          <w:sz w:val="24"/>
          <w:szCs w:val="24"/>
        </w:rPr>
        <w:t xml:space="preserve">, có độ phức tạp </w:t>
      </w:r>
      <m:oMath>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m:t>
        </m:r>
      </m:oMath>
    </w:p>
    <w:p w14:paraId="7C1A51AC" w14:textId="77777777" w:rsidR="00A53AC1" w:rsidRPr="00A53AC1" w:rsidRDefault="00A53AC1" w:rsidP="00D875E8">
      <w:pPr>
        <w:spacing w:after="0" w:line="480" w:lineRule="auto"/>
        <w:ind w:left="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 xml:space="preserve">Dòng 285, duyệt qua tất cả các item trong Ia – X, cho trung bình kích thước Ia – X là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a1</m:t>
            </m:r>
          </m:sub>
        </m:sSub>
        <m:r>
          <w:rPr>
            <w:rFonts w:ascii="Cambria Math" w:eastAsia="Calibri" w:hAnsi="Cambria Math" w:cs="Times New Roman"/>
            <w:sz w:val="24"/>
            <w:szCs w:val="24"/>
          </w:rPr>
          <m:t xml:space="preserve">, </m:t>
        </m:r>
      </m:oMath>
      <w:r w:rsidRPr="00A53AC1">
        <w:rPr>
          <w:rFonts w:ascii="Times New Roman" w:eastAsia="Calibri" w:hAnsi="Times New Roman" w:cs="Times New Roman"/>
          <w:sz w:val="24"/>
          <w:szCs w:val="24"/>
        </w:rPr>
        <w:t xml:space="preserve">độ phức tạp khi thực hiện là </w:t>
      </w:r>
      <m:oMath>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a1</m:t>
                </m:r>
              </m:sub>
            </m:sSub>
          </m:e>
        </m:d>
      </m:oMath>
    </w:p>
    <w:p w14:paraId="18BC2F32" w14:textId="77777777" w:rsidR="00A53AC1" w:rsidRPr="00A53AC1" w:rsidRDefault="00A53AC1" w:rsidP="00D875E8">
      <w:pPr>
        <w:spacing w:after="0" w:line="480" w:lineRule="auto"/>
        <w:ind w:left="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 xml:space="preserve">Dòng 315, duyệt qua tất cả các item trong I – Ia - X, cho trung bình kích thước I – Ia - X là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a2</m:t>
            </m:r>
          </m:sub>
        </m:sSub>
        <m:r>
          <w:rPr>
            <w:rFonts w:ascii="Cambria Math" w:eastAsia="Calibri" w:hAnsi="Cambria Math" w:cs="Times New Roman"/>
            <w:sz w:val="24"/>
            <w:szCs w:val="24"/>
          </w:rPr>
          <m:t xml:space="preserve">, </m:t>
        </m:r>
      </m:oMath>
      <w:r w:rsidRPr="00A53AC1">
        <w:rPr>
          <w:rFonts w:ascii="Times New Roman" w:eastAsia="Calibri" w:hAnsi="Times New Roman" w:cs="Times New Roman"/>
          <w:sz w:val="24"/>
          <w:szCs w:val="24"/>
        </w:rPr>
        <w:t xml:space="preserve">độ phức tạp khi thực hiện là </w:t>
      </w:r>
      <m:oMath>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a2</m:t>
                </m:r>
              </m:sub>
            </m:sSub>
          </m:e>
        </m:d>
      </m:oMath>
    </w:p>
    <w:p w14:paraId="066B4073" w14:textId="77777777" w:rsidR="00A53AC1" w:rsidRPr="00A53AC1" w:rsidRDefault="00A53AC1" w:rsidP="00D875E8">
      <w:pPr>
        <w:spacing w:after="0" w:line="480" w:lineRule="auto"/>
        <w:ind w:left="720"/>
        <w:jc w:val="both"/>
        <w:rPr>
          <w:rFonts w:ascii="Times New Roman" w:eastAsia="Calibri" w:hAnsi="Times New Roman" w:cs="Times New Roman"/>
          <w:sz w:val="24"/>
          <w:szCs w:val="24"/>
        </w:rPr>
      </w:pPr>
      <w:r w:rsidRPr="00A53AC1">
        <w:rPr>
          <w:rFonts w:ascii="Times New Roman" w:eastAsia="Calibri" w:hAnsi="Times New Roman" w:cs="Times New Roman"/>
          <w:sz w:val="24"/>
          <w:szCs w:val="24"/>
        </w:rPr>
        <w:t xml:space="preserve">Tóm lại, phương thức này có độ phức tạp là </w:t>
      </w:r>
    </w:p>
    <w:p w14:paraId="20B42A98" w14:textId="4CA0453F" w:rsidR="00A53AC1" w:rsidRPr="00D875E8" w:rsidRDefault="00A53AC1" w:rsidP="00D875E8">
      <w:pPr>
        <w:spacing w:after="0" w:line="480" w:lineRule="auto"/>
        <w:ind w:left="720"/>
        <w:jc w:val="both"/>
        <w:rPr>
          <w:rFonts w:ascii="Times New Roman" w:eastAsia="Calibri" w:hAnsi="Times New Roman" w:cs="Times New Roman"/>
          <w:sz w:val="24"/>
          <w:szCs w:val="24"/>
        </w:rPr>
      </w:pPr>
      <m:oMath>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r>
              <w:rPr>
                <w:rFonts w:ascii="Cambria Math" w:eastAsia="Calibri" w:hAnsi="Cambria Math" w:cs="Times New Roman"/>
                <w:sz w:val="24"/>
                <w:szCs w:val="24"/>
              </w:rPr>
              <m:t>n*k</m:t>
            </m:r>
          </m:e>
        </m:d>
        <m:r>
          <w:rPr>
            <w:rFonts w:ascii="Cambria Math" w:eastAsia="Calibri" w:hAnsi="Cambria Math" w:cs="Times New Roman"/>
            <w:sz w:val="24"/>
            <w:szCs w:val="24"/>
          </w:rPr>
          <m:t>+</m:t>
        </m:r>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e>
        </m:d>
        <m:d>
          <m:dPr>
            <m:ctrlPr>
              <w:rPr>
                <w:rFonts w:ascii="Cambria Math" w:eastAsia="Calibri" w:hAnsi="Cambria Math" w:cs="Times New Roman"/>
                <w:i/>
                <w:sz w:val="24"/>
                <w:szCs w:val="24"/>
              </w:rPr>
            </m:ctrlPr>
          </m:dPr>
          <m:e>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a1</m:t>
                    </m:r>
                  </m:sub>
                </m:sSub>
              </m:e>
            </m:d>
            <m:r>
              <w:rPr>
                <w:rFonts w:ascii="Cambria Math" w:eastAsia="Calibri" w:hAnsi="Cambria Math" w:cs="Times New Roman"/>
                <w:sz w:val="24"/>
                <w:szCs w:val="24"/>
              </w:rPr>
              <m:t>+</m:t>
            </m:r>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a2</m:t>
                    </m:r>
                  </m:sub>
                </m:sSub>
              </m:e>
            </m:d>
          </m:e>
        </m:d>
        <m:r>
          <w:rPr>
            <w:rFonts w:ascii="Cambria Math" w:eastAsia="Calibri" w:hAnsi="Cambria Math" w:cs="Times New Roman"/>
            <w:sz w:val="24"/>
            <w:szCs w:val="24"/>
          </w:rPr>
          <m:t xml:space="preserve"> ≈</m:t>
        </m:r>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r>
              <w:rPr>
                <w:rFonts w:ascii="Cambria Math" w:eastAsia="Calibri" w:hAnsi="Cambria Math" w:cs="Times New Roman"/>
                <w:sz w:val="24"/>
                <w:szCs w:val="24"/>
              </w:rPr>
              <m:t>n</m:t>
            </m:r>
          </m:e>
        </m:d>
        <m:r>
          <w:rPr>
            <w:rFonts w:ascii="Cambria Math" w:eastAsia="Calibri" w:hAnsi="Cambria Math" w:cs="Times New Roman"/>
            <w:sz w:val="24"/>
            <w:szCs w:val="24"/>
          </w:rPr>
          <m:t>+</m:t>
        </m:r>
        <m:r>
          <m:rPr>
            <m:sty m:val="p"/>
          </m:rPr>
          <w:rPr>
            <w:rFonts w:ascii="Cambria Math" w:eastAsia="Calibri" w:hAnsi="Cambria Math" w:cs="Times New Roman"/>
            <w:sz w:val="24"/>
            <w:szCs w:val="24"/>
          </w:rPr>
          <m:t>Θ</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e>
        </m:d>
      </m:oMath>
      <w:r w:rsidRPr="00A53AC1">
        <w:rPr>
          <w:rFonts w:ascii="Times New Roman" w:eastAsia="Calibri" w:hAnsi="Times New Roman" w:cs="Times New Roman"/>
          <w:sz w:val="24"/>
          <w:szCs w:val="24"/>
        </w:rPr>
        <w:t xml:space="preserve"> (nếu như xem </w:t>
      </w:r>
      <m:oMath>
        <m:r>
          <w:rPr>
            <w:rFonts w:ascii="Cambria Math" w:eastAsia="Calibri" w:hAnsi="Cambria Math" w:cs="Times New Roman"/>
            <w:sz w:val="24"/>
            <w:szCs w:val="24"/>
          </w:rPr>
          <m:t>n</m:t>
        </m:r>
      </m:oMath>
      <w:r w:rsidRPr="00A53AC1">
        <w:rPr>
          <w:rFonts w:ascii="Times New Roman" w:eastAsia="Calibri" w:hAnsi="Times New Roman" w:cs="Times New Roman"/>
          <w:sz w:val="24"/>
          <w:szCs w:val="24"/>
        </w:rPr>
        <w:t xml:space="preserve"> và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k</m:t>
            </m:r>
          </m:sub>
        </m:sSub>
      </m:oMath>
      <w:r w:rsidRPr="00A53AC1">
        <w:rPr>
          <w:rFonts w:ascii="Times New Roman" w:eastAsia="Calibri" w:hAnsi="Times New Roman" w:cs="Times New Roman"/>
          <w:sz w:val="24"/>
          <w:szCs w:val="24"/>
        </w:rPr>
        <w:t xml:space="preserve"> lớn hơn nhiều so với các số còn lại).</w:t>
      </w:r>
    </w:p>
    <w:p w14:paraId="37023764" w14:textId="03AF6596" w:rsidR="00A53AC1" w:rsidRDefault="00A53AC1" w:rsidP="00A53AC1">
      <w:pPr>
        <w:pStyle w:val="Heading3"/>
        <w:rPr>
          <w:rFonts w:eastAsia="Calibri"/>
        </w:rPr>
      </w:pPr>
      <w:bookmarkStart w:id="39" w:name="_Toc155474118"/>
      <w:r w:rsidRPr="00A53AC1">
        <w:rPr>
          <w:rFonts w:eastAsia="Calibri"/>
        </w:rPr>
        <w:lastRenderedPageBreak/>
        <w:t xml:space="preserve">Phương thức chính của thuật toán Apriori, phương thức </w:t>
      </w:r>
      <w:proofErr w:type="gramStart"/>
      <w:r w:rsidRPr="00A53AC1">
        <w:rPr>
          <w:rFonts w:eastAsia="Calibri"/>
        </w:rPr>
        <w:t>solve(</w:t>
      </w:r>
      <w:proofErr w:type="gramEnd"/>
      <w:r w:rsidRPr="00A53AC1">
        <w:rPr>
          <w:rFonts w:eastAsia="Calibri"/>
        </w:rPr>
        <w:t>)</w:t>
      </w:r>
      <w:bookmarkEnd w:id="39"/>
    </w:p>
    <w:p w14:paraId="2E5948AC" w14:textId="755ACE03" w:rsidR="00A53AC1" w:rsidRDefault="00A53AC1" w:rsidP="00D875E8">
      <w:pPr>
        <w:pStyle w:val="Caption"/>
        <w:keepNext/>
        <w:spacing w:line="480" w:lineRule="auto"/>
      </w:pPr>
      <w:r>
        <w:t xml:space="preserve">Figure </w:t>
      </w:r>
      <w:r>
        <w:fldChar w:fldCharType="begin"/>
      </w:r>
      <w:r>
        <w:instrText xml:space="preserve"> SEQ Figure \* ARABIC </w:instrText>
      </w:r>
      <w:r>
        <w:fldChar w:fldCharType="separate"/>
      </w:r>
      <w:r w:rsidR="002100B2">
        <w:rPr>
          <w:noProof/>
        </w:rPr>
        <w:t>18</w:t>
      </w:r>
      <w:r>
        <w:fldChar w:fldCharType="end"/>
      </w:r>
      <w:r>
        <w:t xml:space="preserve">. Pseudocode của phương thức </w:t>
      </w:r>
      <w:proofErr w:type="gramStart"/>
      <w:r>
        <w:t>solve(</w:t>
      </w:r>
      <w:proofErr w:type="gramEnd"/>
      <w:r>
        <w:t>)</w:t>
      </w:r>
    </w:p>
    <w:p w14:paraId="6C9B4583" w14:textId="26CCBBE7" w:rsidR="00A53AC1" w:rsidRDefault="00A53AC1" w:rsidP="00D875E8">
      <w:pPr>
        <w:spacing w:line="480" w:lineRule="auto"/>
        <w:jc w:val="center"/>
      </w:pPr>
      <w:r>
        <w:rPr>
          <w:noProof/>
        </w:rPr>
        <w:drawing>
          <wp:inline distT="0" distB="0" distL="0" distR="0" wp14:anchorId="50032489" wp14:editId="16C1E076">
            <wp:extent cx="5407660" cy="2834640"/>
            <wp:effectExtent l="0" t="0" r="2540" b="3810"/>
            <wp:docPr id="203769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7660" cy="2834640"/>
                    </a:xfrm>
                    <a:prstGeom prst="rect">
                      <a:avLst/>
                    </a:prstGeom>
                    <a:noFill/>
                  </pic:spPr>
                </pic:pic>
              </a:graphicData>
            </a:graphic>
          </wp:inline>
        </w:drawing>
      </w:r>
    </w:p>
    <w:p w14:paraId="611898EC" w14:textId="0B05984D" w:rsidR="00A53AC1" w:rsidRDefault="00A53AC1" w:rsidP="00D875E8">
      <w:pPr>
        <w:pStyle w:val="Caption"/>
        <w:keepNext/>
        <w:spacing w:line="480" w:lineRule="auto"/>
      </w:pPr>
      <w:r>
        <w:t xml:space="preserve">Figure </w:t>
      </w:r>
      <w:r>
        <w:fldChar w:fldCharType="begin"/>
      </w:r>
      <w:r>
        <w:instrText xml:space="preserve"> SEQ Figure \* ARABIC </w:instrText>
      </w:r>
      <w:r>
        <w:fldChar w:fldCharType="separate"/>
      </w:r>
      <w:r w:rsidR="002100B2">
        <w:rPr>
          <w:noProof/>
        </w:rPr>
        <w:t>19</w:t>
      </w:r>
      <w:r>
        <w:fldChar w:fldCharType="end"/>
      </w:r>
      <w:r>
        <w:t xml:space="preserve">. Phần code của phương thức </w:t>
      </w:r>
      <w:proofErr w:type="gramStart"/>
      <w:r>
        <w:t>solve(</w:t>
      </w:r>
      <w:proofErr w:type="gramEnd"/>
      <w:r>
        <w:t>)</w:t>
      </w:r>
    </w:p>
    <w:p w14:paraId="68273538" w14:textId="54781220" w:rsidR="00A53AC1" w:rsidRDefault="00A53AC1" w:rsidP="00D875E8">
      <w:pPr>
        <w:spacing w:line="480" w:lineRule="auto"/>
        <w:jc w:val="center"/>
      </w:pPr>
      <w:r>
        <w:rPr>
          <w:noProof/>
        </w:rPr>
        <w:drawing>
          <wp:inline distT="0" distB="0" distL="0" distR="0" wp14:anchorId="3FADD004" wp14:editId="73490CAC">
            <wp:extent cx="4798060" cy="3310255"/>
            <wp:effectExtent l="0" t="0" r="2540" b="4445"/>
            <wp:docPr id="9333129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8060" cy="3310255"/>
                    </a:xfrm>
                    <a:prstGeom prst="rect">
                      <a:avLst/>
                    </a:prstGeom>
                    <a:noFill/>
                  </pic:spPr>
                </pic:pic>
              </a:graphicData>
            </a:graphic>
          </wp:inline>
        </w:drawing>
      </w:r>
    </w:p>
    <w:p w14:paraId="408D6767" w14:textId="77777777" w:rsidR="00A53AC1" w:rsidRPr="00D875E8" w:rsidRDefault="00A53AC1" w:rsidP="00D875E8">
      <w:pPr>
        <w:pStyle w:val="ListParagraph"/>
        <w:numPr>
          <w:ilvl w:val="0"/>
          <w:numId w:val="24"/>
        </w:numPr>
        <w:spacing w:line="480" w:lineRule="auto"/>
        <w:rPr>
          <w:sz w:val="24"/>
          <w:szCs w:val="24"/>
        </w:rPr>
      </w:pPr>
      <w:r w:rsidRPr="00D875E8">
        <w:rPr>
          <w:sz w:val="24"/>
          <w:szCs w:val="24"/>
        </w:rPr>
        <w:lastRenderedPageBreak/>
        <w:t>Mô tả đầu vào và chức năng của phương thức:</w:t>
      </w:r>
    </w:p>
    <w:p w14:paraId="0BC4BCE1" w14:textId="77777777" w:rsidR="00A53AC1" w:rsidRPr="00D875E8" w:rsidRDefault="00A53AC1" w:rsidP="00D875E8">
      <w:pPr>
        <w:spacing w:line="480" w:lineRule="auto"/>
        <w:ind w:left="720"/>
        <w:rPr>
          <w:sz w:val="24"/>
          <w:szCs w:val="24"/>
        </w:rPr>
      </w:pPr>
      <w:r w:rsidRPr="00D875E8">
        <w:rPr>
          <w:sz w:val="24"/>
          <w:szCs w:val="24"/>
        </w:rPr>
        <w:t>Phương thức này tận dụng các thuộc tính của instance Apriori để làm đầu vào.</w:t>
      </w:r>
    </w:p>
    <w:p w14:paraId="158EAAC7" w14:textId="77777777" w:rsidR="00A53AC1" w:rsidRPr="00D875E8" w:rsidRDefault="00A53AC1" w:rsidP="00D875E8">
      <w:pPr>
        <w:spacing w:line="480" w:lineRule="auto"/>
        <w:ind w:left="720"/>
        <w:rPr>
          <w:sz w:val="24"/>
          <w:szCs w:val="24"/>
        </w:rPr>
      </w:pPr>
      <w:r w:rsidRPr="00D875E8">
        <w:rPr>
          <w:sz w:val="24"/>
          <w:szCs w:val="24"/>
        </w:rPr>
        <w:t>Phương thức này có nhiệm vụ tìm ra tập hợp các itemset là wPFI và có size đạt tối đa.</w:t>
      </w:r>
    </w:p>
    <w:p w14:paraId="1D3A601F" w14:textId="77777777" w:rsidR="00A53AC1" w:rsidRPr="00D875E8" w:rsidRDefault="00A53AC1" w:rsidP="00D875E8">
      <w:pPr>
        <w:pStyle w:val="ListParagraph"/>
        <w:numPr>
          <w:ilvl w:val="0"/>
          <w:numId w:val="24"/>
        </w:numPr>
        <w:spacing w:line="480" w:lineRule="auto"/>
        <w:rPr>
          <w:sz w:val="24"/>
          <w:szCs w:val="24"/>
        </w:rPr>
      </w:pPr>
      <w:r w:rsidRPr="00D875E8">
        <w:rPr>
          <w:sz w:val="24"/>
          <w:szCs w:val="24"/>
        </w:rPr>
        <w:t>Input size:</w:t>
      </w:r>
    </w:p>
    <w:p w14:paraId="63865835" w14:textId="12B039A2" w:rsidR="00A53AC1" w:rsidRPr="00A53AC1" w:rsidRDefault="00A53AC1" w:rsidP="00D875E8">
      <w:pPr>
        <w:spacing w:line="480" w:lineRule="auto"/>
        <w:ind w:left="720"/>
        <w:rPr>
          <w:sz w:val="24"/>
          <w:szCs w:val="24"/>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Pr="00A53AC1">
        <w:rPr>
          <w:sz w:val="24"/>
          <w:szCs w:val="24"/>
        </w:rPr>
        <w:t xml:space="preserve"> là kích thước của tập hợp size-k-itemset </w:t>
      </w:r>
      <m:oMath>
        <m:r>
          <w:rPr>
            <w:rFonts w:ascii="Cambria Math" w:hAnsi="Cambria Math"/>
            <w:sz w:val="24"/>
            <w:szCs w:val="24"/>
          </w:rPr>
          <m:t>WPFIK</m:t>
        </m:r>
      </m:oMath>
      <w:r w:rsidRPr="00A53AC1">
        <w:rPr>
          <w:sz w:val="24"/>
          <w:szCs w:val="24"/>
        </w:rPr>
        <w:t xml:space="preserve"> cũng như </w:t>
      </w:r>
      <m:oMath>
        <m:r>
          <w:rPr>
            <w:rFonts w:ascii="Cambria Math" w:hAnsi="Cambria Math"/>
            <w:sz w:val="24"/>
            <w:szCs w:val="24"/>
          </w:rPr>
          <m:t>UWPFIK</m:t>
        </m:r>
      </m:oMath>
      <w:r w:rsidRPr="00A53AC1">
        <w:rPr>
          <w:sz w:val="24"/>
          <w:szCs w:val="24"/>
        </w:rPr>
        <w:t>.</w:t>
      </w:r>
    </w:p>
    <w:p w14:paraId="33F2C604" w14:textId="23E1A56C" w:rsidR="00A53AC1" w:rsidRPr="00A53AC1" w:rsidRDefault="00A53AC1" w:rsidP="00D875E8">
      <w:pPr>
        <w:spacing w:line="480" w:lineRule="auto"/>
        <w:ind w:left="720"/>
        <w:rPr>
          <w:sz w:val="24"/>
          <w:szCs w:val="24"/>
        </w:rPr>
      </w:pPr>
      <m:oMath>
        <m:r>
          <w:rPr>
            <w:rFonts w:ascii="Cambria Math" w:hAnsi="Cambria Math"/>
            <w:sz w:val="24"/>
            <w:szCs w:val="24"/>
          </w:rPr>
          <m:t>n</m:t>
        </m:r>
      </m:oMath>
      <w:r w:rsidRPr="00A53AC1">
        <w:rPr>
          <w:sz w:val="24"/>
          <w:szCs w:val="24"/>
        </w:rPr>
        <w:t xml:space="preserve"> là thuộc tính của instance Apriori, biểu thị kích thước của uncertain dataset </w:t>
      </w:r>
      <m:oMath>
        <m:r>
          <w:rPr>
            <w:rFonts w:ascii="Cambria Math" w:hAnsi="Cambria Math"/>
            <w:sz w:val="24"/>
            <w:szCs w:val="24"/>
          </w:rPr>
          <m:t>UD</m:t>
        </m:r>
      </m:oMath>
    </w:p>
    <w:p w14:paraId="03A35C5A" w14:textId="77777777" w:rsidR="00A53AC1" w:rsidRPr="00D875E8" w:rsidRDefault="00A53AC1" w:rsidP="00D875E8">
      <w:pPr>
        <w:pStyle w:val="ListParagraph"/>
        <w:numPr>
          <w:ilvl w:val="0"/>
          <w:numId w:val="24"/>
        </w:numPr>
        <w:spacing w:line="480" w:lineRule="auto"/>
        <w:rPr>
          <w:sz w:val="24"/>
          <w:szCs w:val="24"/>
        </w:rPr>
      </w:pPr>
      <w:r w:rsidRPr="00D875E8">
        <w:rPr>
          <w:sz w:val="24"/>
          <w:szCs w:val="24"/>
        </w:rPr>
        <w:t>Basic operation:</w:t>
      </w:r>
    </w:p>
    <w:p w14:paraId="2D1A9474" w14:textId="77777777" w:rsidR="00A53AC1" w:rsidRPr="00A53AC1" w:rsidRDefault="00A53AC1" w:rsidP="00D875E8">
      <w:pPr>
        <w:spacing w:line="480" w:lineRule="auto"/>
        <w:ind w:left="720"/>
        <w:rPr>
          <w:sz w:val="24"/>
          <w:szCs w:val="24"/>
        </w:rPr>
      </w:pPr>
      <w:r w:rsidRPr="00A53AC1">
        <w:rPr>
          <w:sz w:val="24"/>
          <w:szCs w:val="24"/>
        </w:rPr>
        <w:t>Dòng 359, 360 và 361.</w:t>
      </w:r>
    </w:p>
    <w:p w14:paraId="6FBE02F9" w14:textId="77777777" w:rsidR="00A53AC1" w:rsidRPr="00D875E8" w:rsidRDefault="00A53AC1" w:rsidP="00D875E8">
      <w:pPr>
        <w:pStyle w:val="ListParagraph"/>
        <w:numPr>
          <w:ilvl w:val="0"/>
          <w:numId w:val="24"/>
        </w:numPr>
        <w:spacing w:line="480" w:lineRule="auto"/>
        <w:rPr>
          <w:sz w:val="24"/>
          <w:szCs w:val="24"/>
        </w:rPr>
      </w:pPr>
      <w:r w:rsidRPr="00D875E8">
        <w:rPr>
          <w:sz w:val="24"/>
          <w:szCs w:val="24"/>
        </w:rPr>
        <w:t>Worst case:</w:t>
      </w:r>
    </w:p>
    <w:p w14:paraId="67850CAE" w14:textId="77777777" w:rsidR="00A53AC1" w:rsidRPr="00A53AC1" w:rsidRDefault="00A53AC1" w:rsidP="00D875E8">
      <w:pPr>
        <w:spacing w:line="480" w:lineRule="auto"/>
        <w:ind w:left="720"/>
        <w:rPr>
          <w:sz w:val="24"/>
          <w:szCs w:val="24"/>
        </w:rPr>
      </w:pPr>
      <w:r w:rsidRPr="00A53AC1">
        <w:rPr>
          <w:sz w:val="24"/>
          <w:szCs w:val="24"/>
        </w:rPr>
        <w:t>Phụ thuộc vào dòng 352.</w:t>
      </w:r>
    </w:p>
    <w:p w14:paraId="764463B9" w14:textId="6C1F634C" w:rsidR="00A53AC1" w:rsidRPr="00A53AC1" w:rsidRDefault="00A53AC1" w:rsidP="00D875E8">
      <w:pPr>
        <w:spacing w:line="480" w:lineRule="auto"/>
        <w:ind w:left="720"/>
        <w:rPr>
          <w:sz w:val="24"/>
          <w:szCs w:val="24"/>
        </w:rPr>
      </w:pPr>
      <w:r w:rsidRPr="00A53AC1">
        <w:rPr>
          <w:sz w:val="24"/>
          <w:szCs w:val="24"/>
        </w:rPr>
        <w:t xml:space="preserve">Dòng 359, khi </w:t>
      </w:r>
      <m:oMath>
        <m:r>
          <w:rPr>
            <w:rFonts w:ascii="Cambria Math" w:hAnsi="Cambria Math"/>
            <w:sz w:val="24"/>
            <w:szCs w:val="24"/>
          </w:rPr>
          <m:t>k</m:t>
        </m:r>
      </m:oMath>
      <w:r w:rsidRPr="00A53AC1">
        <w:rPr>
          <w:sz w:val="24"/>
          <w:szCs w:val="24"/>
        </w:rPr>
        <w:t xml:space="preserve"> </w:t>
      </w:r>
      <m:oMath>
        <m:r>
          <w:rPr>
            <w:rFonts w:ascii="Cambria Math" w:hAnsi="Cambria Math"/>
            <w:sz w:val="24"/>
            <w:szCs w:val="24"/>
          </w:rPr>
          <m:t xml:space="preserve">= </m:t>
        </m:r>
      </m:oMath>
      <w:r w:rsidRPr="00A53AC1">
        <w:rPr>
          <w:sz w:val="24"/>
          <w:szCs w:val="24"/>
        </w:rPr>
        <w:t>n + 1, tức là kết quả trả về của phương thức này là một tập hợp chứa một tập hợp tất cả các item có trong UD.</w:t>
      </w:r>
    </w:p>
    <w:p w14:paraId="38B29B5B" w14:textId="340A05AF" w:rsidR="00A53AC1" w:rsidRPr="00A53AC1" w:rsidRDefault="00A53AC1" w:rsidP="00D875E8">
      <w:pPr>
        <w:spacing w:line="480" w:lineRule="auto"/>
        <w:ind w:left="720"/>
        <w:rPr>
          <w:sz w:val="24"/>
          <w:szCs w:val="24"/>
        </w:rPr>
      </w:pPr>
      <w:r w:rsidRPr="00A53AC1">
        <w:rPr>
          <w:sz w:val="24"/>
          <w:szCs w:val="24"/>
        </w:rPr>
        <w:t xml:space="preserve">Dòng 360, phương thức </w:t>
      </w:r>
      <w:proofErr w:type="gramStart"/>
      <w:r w:rsidRPr="00A53AC1">
        <w:rPr>
          <w:sz w:val="24"/>
          <w:szCs w:val="24"/>
        </w:rPr>
        <w:t>genWPFIApriori(</w:t>
      </w:r>
      <w:proofErr w:type="gramEnd"/>
      <w:r w:rsidRPr="00A53AC1">
        <w:rPr>
          <w:sz w:val="24"/>
          <w:szCs w:val="24"/>
        </w:rPr>
        <w:t xml:space="preserve">), có độ phức tạp là </w:t>
      </w:r>
      <m:oMath>
        <m:r>
          <m:rPr>
            <m:sty m:val="p"/>
          </m:rP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n*msup</m:t>
            </m:r>
          </m:e>
        </m:d>
        <m:r>
          <w:rPr>
            <w:rFonts w:ascii="Cambria Math" w:hAnsi="Cambria Math"/>
            <w:sz w:val="24"/>
            <w:szCs w:val="24"/>
          </w:rPr>
          <m:t>.</m:t>
        </m:r>
      </m:oMath>
    </w:p>
    <w:p w14:paraId="36FEC24F" w14:textId="3C4CF854" w:rsidR="00A53AC1" w:rsidRPr="00A53AC1" w:rsidRDefault="00A53AC1" w:rsidP="00D875E8">
      <w:pPr>
        <w:spacing w:line="480" w:lineRule="auto"/>
        <w:ind w:left="720"/>
        <w:rPr>
          <w:sz w:val="24"/>
          <w:szCs w:val="24"/>
        </w:rPr>
      </w:pPr>
      <w:r w:rsidRPr="00A53AC1">
        <w:rPr>
          <w:sz w:val="24"/>
          <w:szCs w:val="24"/>
        </w:rPr>
        <w:t xml:space="preserve">Dòng 361, phương thức </w:t>
      </w:r>
      <w:proofErr w:type="gramStart"/>
      <w:r w:rsidRPr="00A53AC1">
        <w:rPr>
          <w:sz w:val="24"/>
          <w:szCs w:val="24"/>
        </w:rPr>
        <w:t>scanFindKItemset(</w:t>
      </w:r>
      <w:proofErr w:type="gramEnd"/>
      <w:r w:rsidRPr="00A53AC1">
        <w:rPr>
          <w:sz w:val="24"/>
          <w:szCs w:val="24"/>
        </w:rPr>
        <w:t xml:space="preserve">), có độ phức tạp là </w:t>
      </w:r>
      <m:oMath>
        <m:r>
          <m:rPr>
            <m:sty m:val="p"/>
          </m:rP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Θ</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r>
          <w:rPr>
            <w:rFonts w:ascii="Cambria Math" w:hAnsi="Cambria Math"/>
            <w:sz w:val="24"/>
            <w:szCs w:val="24"/>
          </w:rPr>
          <m:t>)</m:t>
        </m:r>
      </m:oMath>
      <w:r w:rsidRPr="00A53AC1">
        <w:rPr>
          <w:sz w:val="24"/>
          <w:szCs w:val="24"/>
        </w:rPr>
        <w:t>.</w:t>
      </w:r>
    </w:p>
    <w:p w14:paraId="667118C7" w14:textId="77777777" w:rsidR="00A53AC1" w:rsidRPr="00A53AC1" w:rsidRDefault="00A53AC1" w:rsidP="00D875E8">
      <w:pPr>
        <w:spacing w:line="480" w:lineRule="auto"/>
        <w:ind w:left="720"/>
        <w:rPr>
          <w:sz w:val="24"/>
          <w:szCs w:val="24"/>
        </w:rPr>
      </w:pPr>
      <w:r w:rsidRPr="00A53AC1">
        <w:rPr>
          <w:sz w:val="24"/>
          <w:szCs w:val="24"/>
        </w:rPr>
        <w:t>Tóm lại, phương thức này có độ phức tạp trường hợp worst case là</w:t>
      </w:r>
    </w:p>
    <w:p w14:paraId="1BD08075" w14:textId="43B7003F" w:rsidR="00A53AC1" w:rsidRPr="00A53AC1" w:rsidRDefault="00A53AC1" w:rsidP="00D875E8">
      <w:pPr>
        <w:spacing w:line="480" w:lineRule="auto"/>
        <w:ind w:left="720"/>
        <w:rPr>
          <w:sz w:val="24"/>
          <w:szCs w:val="24"/>
        </w:rPr>
      </w:pPr>
      <m:oMathPara>
        <m:oMath>
          <m:r>
            <m:rPr>
              <m:sty m:val="p"/>
            </m:rP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n+1</m:t>
              </m:r>
            </m:e>
          </m:d>
          <m:r>
            <w:rPr>
              <w:rFonts w:ascii="Cambria Math" w:hAnsi="Cambria Math"/>
              <w:sz w:val="24"/>
              <w:szCs w:val="24"/>
            </w:rPr>
            <m:t>(</m:t>
          </m:r>
          <m:r>
            <m:rPr>
              <m:sty m:val="p"/>
            </m:rPr>
            <w:rPr>
              <w:rFonts w:ascii="Cambria Math" w:hAnsi="Cambria Math"/>
              <w:sz w:val="24"/>
              <w:szCs w:val="24"/>
            </w:rPr>
            <m:t>Θ</m:t>
          </m:r>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n*msup</m:t>
              </m:r>
            </m:e>
          </m:d>
          <m:r>
            <w:rPr>
              <w:rFonts w:ascii="Cambria Math" w:hAnsi="Cambria Math"/>
              <w:sz w:val="24"/>
              <w:szCs w:val="24"/>
            </w:rPr>
            <m:t>+</m:t>
          </m:r>
          <m:r>
            <m:rPr>
              <m:sty m:val="p"/>
            </m:rPr>
            <w:rPr>
              <w:rFonts w:ascii="Cambria Math" w:hAnsi="Cambria Math"/>
              <w:sz w:val="24"/>
              <w:szCs w:val="24"/>
            </w:rPr>
            <m:t>Θ</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Θ</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r>
            <w:rPr>
              <w:rFonts w:ascii="Cambria Math" w:hAnsi="Cambria Math"/>
              <w:sz w:val="24"/>
              <w:szCs w:val="24"/>
            </w:rPr>
            <m:t>))</m:t>
          </m:r>
        </m:oMath>
      </m:oMathPara>
    </w:p>
    <w:p w14:paraId="28097D3C" w14:textId="314E4DC5" w:rsidR="00D875E8" w:rsidRDefault="00A53AC1" w:rsidP="00D875E8">
      <w:pPr>
        <w:spacing w:line="480" w:lineRule="auto"/>
        <w:ind w:left="720"/>
        <w:rPr>
          <w:rFonts w:eastAsiaTheme="minorEastAsia"/>
          <w:sz w:val="24"/>
          <w:szCs w:val="24"/>
        </w:rPr>
      </w:pPr>
      <m:oMathPara>
        <m:oMath>
          <m:r>
            <w:rPr>
              <w:rFonts w:ascii="Cambria Math" w:hAnsi="Cambria Math"/>
              <w:sz w:val="24"/>
              <w:szCs w:val="24"/>
            </w:rPr>
            <m:t>≈</m:t>
          </m:r>
          <m:r>
            <m:rPr>
              <m:sty m:val="p"/>
            </m:rPr>
            <w:rPr>
              <w:rFonts w:ascii="Cambria Math" w:hAnsi="Cambria Math"/>
              <w:sz w:val="24"/>
              <w:szCs w:val="24"/>
            </w:rPr>
            <m:t>Θ</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*msup</m:t>
              </m:r>
            </m:e>
          </m:d>
        </m:oMath>
      </m:oMathPara>
    </w:p>
    <w:p w14:paraId="2662A485" w14:textId="3B6D0546" w:rsidR="00A53AC1" w:rsidRPr="00D875E8" w:rsidRDefault="00D875E8" w:rsidP="00D875E8">
      <w:pPr>
        <w:rPr>
          <w:rFonts w:eastAsiaTheme="minorEastAsia"/>
          <w:sz w:val="24"/>
          <w:szCs w:val="24"/>
        </w:rPr>
      </w:pPr>
      <w:r>
        <w:rPr>
          <w:rFonts w:eastAsiaTheme="minorEastAsia"/>
          <w:sz w:val="24"/>
          <w:szCs w:val="24"/>
        </w:rPr>
        <w:br w:type="page"/>
      </w:r>
    </w:p>
    <w:p w14:paraId="12AD3430" w14:textId="168690A9" w:rsidR="00B17979" w:rsidRDefault="00B17979" w:rsidP="008E1855">
      <w:pPr>
        <w:pStyle w:val="Heading1"/>
      </w:pPr>
      <w:bookmarkStart w:id="40" w:name="_Toc155474119"/>
      <w:r>
        <w:lastRenderedPageBreak/>
        <w:t>Experiment Setup</w:t>
      </w:r>
      <w:bookmarkEnd w:id="40"/>
    </w:p>
    <w:p w14:paraId="2ACC1D01" w14:textId="5136169E" w:rsidR="002100B2" w:rsidRPr="00D875E8" w:rsidRDefault="002100B2" w:rsidP="00D875E8">
      <w:pPr>
        <w:pStyle w:val="Nidungvnbn"/>
        <w:spacing w:line="480" w:lineRule="auto"/>
        <w:rPr>
          <w:sz w:val="24"/>
          <w:szCs w:val="24"/>
        </w:rPr>
      </w:pPr>
      <w:r w:rsidRPr="00D875E8">
        <w:rPr>
          <w:sz w:val="24"/>
          <w:szCs w:val="24"/>
        </w:rPr>
        <w:t>Vì lý do không gian trình bài, ở đây chúng tôi chỉ có thể sinh ra bộ dữ liệu có 30 transactions, với kích thước transaction nằm trong khoảng từ 3 đến 20.</w:t>
      </w:r>
    </w:p>
    <w:p w14:paraId="45E94C2A" w14:textId="0FC92DBE" w:rsidR="002100B2" w:rsidRDefault="002100B2" w:rsidP="00D875E8">
      <w:pPr>
        <w:pStyle w:val="Caption"/>
        <w:keepNext/>
        <w:spacing w:line="480" w:lineRule="auto"/>
      </w:pPr>
      <w:r>
        <w:t xml:space="preserve">Figure </w:t>
      </w:r>
      <w:r>
        <w:fldChar w:fldCharType="begin"/>
      </w:r>
      <w:r>
        <w:instrText xml:space="preserve"> SEQ Figure \* ARABIC </w:instrText>
      </w:r>
      <w:r>
        <w:fldChar w:fldCharType="separate"/>
      </w:r>
      <w:r>
        <w:rPr>
          <w:noProof/>
        </w:rPr>
        <w:t>20</w:t>
      </w:r>
      <w:r>
        <w:fldChar w:fldCharType="end"/>
      </w:r>
      <w:r>
        <w:t xml:space="preserve">. </w:t>
      </w:r>
      <w:r w:rsidRPr="00FB22D8">
        <w:t>Lệnh sinh ra Uncertain datatset, Weight table, Mean size-1-</w:t>
      </w:r>
      <w:proofErr w:type="gramStart"/>
      <w:r w:rsidRPr="00FB22D8">
        <w:t>itemsets</w:t>
      </w:r>
      <w:proofErr w:type="gramEnd"/>
    </w:p>
    <w:p w14:paraId="7F7642B1" w14:textId="7FEB847D" w:rsidR="002100B2" w:rsidRDefault="002100B2" w:rsidP="00D875E8">
      <w:pPr>
        <w:spacing w:line="480" w:lineRule="auto"/>
        <w:jc w:val="center"/>
      </w:pPr>
      <w:r>
        <w:rPr>
          <w:noProof/>
        </w:rPr>
        <w:drawing>
          <wp:inline distT="0" distB="0" distL="0" distR="0" wp14:anchorId="6DFB9A38" wp14:editId="504EF3CB">
            <wp:extent cx="5017135" cy="1122045"/>
            <wp:effectExtent l="0" t="0" r="0" b="1905"/>
            <wp:docPr id="20095110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7135" cy="1122045"/>
                    </a:xfrm>
                    <a:prstGeom prst="rect">
                      <a:avLst/>
                    </a:prstGeom>
                    <a:noFill/>
                  </pic:spPr>
                </pic:pic>
              </a:graphicData>
            </a:graphic>
          </wp:inline>
        </w:drawing>
      </w:r>
    </w:p>
    <w:p w14:paraId="7A6BABF7" w14:textId="55ECE8FB" w:rsidR="002100B2" w:rsidRDefault="002100B2" w:rsidP="00D875E8">
      <w:pPr>
        <w:pStyle w:val="Caption"/>
        <w:keepNext/>
        <w:spacing w:line="480" w:lineRule="auto"/>
      </w:pPr>
      <w:r>
        <w:lastRenderedPageBreak/>
        <w:t xml:space="preserve">Figure </w:t>
      </w:r>
      <w:r>
        <w:fldChar w:fldCharType="begin"/>
      </w:r>
      <w:r>
        <w:instrText xml:space="preserve"> SEQ Figure \* ARABIC </w:instrText>
      </w:r>
      <w:r>
        <w:fldChar w:fldCharType="separate"/>
      </w:r>
      <w:r>
        <w:rPr>
          <w:noProof/>
        </w:rPr>
        <w:t>21</w:t>
      </w:r>
      <w:r>
        <w:fldChar w:fldCharType="end"/>
      </w:r>
      <w:r>
        <w:t>. Uncertain dataset khi được sinh ra</w:t>
      </w:r>
    </w:p>
    <w:p w14:paraId="07900CB9" w14:textId="5A4CA110" w:rsidR="002100B2" w:rsidRDefault="002100B2" w:rsidP="00D875E8">
      <w:pPr>
        <w:spacing w:line="480" w:lineRule="auto"/>
        <w:jc w:val="center"/>
      </w:pPr>
      <w:r w:rsidRPr="002100B2">
        <w:drawing>
          <wp:inline distT="0" distB="0" distL="0" distR="0" wp14:anchorId="5BB52192" wp14:editId="6A858D89">
            <wp:extent cx="5943600" cy="6393180"/>
            <wp:effectExtent l="19050" t="19050" r="19050" b="26670"/>
            <wp:docPr id="17801685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6393180"/>
                    </a:xfrm>
                    <a:prstGeom prst="rect">
                      <a:avLst/>
                    </a:prstGeom>
                    <a:noFill/>
                    <a:ln>
                      <a:solidFill>
                        <a:schemeClr val="tx1"/>
                      </a:solidFill>
                    </a:ln>
                  </pic:spPr>
                </pic:pic>
              </a:graphicData>
            </a:graphic>
          </wp:inline>
        </w:drawing>
      </w:r>
    </w:p>
    <w:p w14:paraId="1C7739E3" w14:textId="7A99CC10" w:rsidR="002100B2" w:rsidRDefault="002100B2" w:rsidP="00D875E8">
      <w:pPr>
        <w:pStyle w:val="Caption"/>
        <w:keepNext/>
        <w:spacing w:line="480" w:lineRule="auto"/>
      </w:pPr>
      <w:r>
        <w:lastRenderedPageBreak/>
        <w:t xml:space="preserve">Figure </w:t>
      </w:r>
      <w:r>
        <w:fldChar w:fldCharType="begin"/>
      </w:r>
      <w:r>
        <w:instrText xml:space="preserve"> SEQ Figure \* ARABIC </w:instrText>
      </w:r>
      <w:r>
        <w:fldChar w:fldCharType="separate"/>
      </w:r>
      <w:r>
        <w:rPr>
          <w:noProof/>
        </w:rPr>
        <w:t>22</w:t>
      </w:r>
      <w:r>
        <w:fldChar w:fldCharType="end"/>
      </w:r>
      <w:r>
        <w:t>. Weight table khi được sinh ra</w:t>
      </w:r>
    </w:p>
    <w:p w14:paraId="16BDC3F6" w14:textId="6DBF3FCD" w:rsidR="002100B2" w:rsidRDefault="002100B2" w:rsidP="00D875E8">
      <w:pPr>
        <w:spacing w:line="480" w:lineRule="auto"/>
        <w:jc w:val="center"/>
      </w:pPr>
      <w:r w:rsidRPr="002100B2">
        <w:drawing>
          <wp:inline distT="0" distB="0" distL="0" distR="0" wp14:anchorId="67FBE0B5" wp14:editId="402ECE16">
            <wp:extent cx="5983498" cy="798163"/>
            <wp:effectExtent l="19050" t="19050" r="17780" b="21590"/>
            <wp:docPr id="8606040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07100" cy="801311"/>
                    </a:xfrm>
                    <a:prstGeom prst="rect">
                      <a:avLst/>
                    </a:prstGeom>
                    <a:noFill/>
                    <a:ln>
                      <a:solidFill>
                        <a:schemeClr val="tx1"/>
                      </a:solidFill>
                    </a:ln>
                  </pic:spPr>
                </pic:pic>
              </a:graphicData>
            </a:graphic>
          </wp:inline>
        </w:drawing>
      </w:r>
    </w:p>
    <w:p w14:paraId="162D9B96" w14:textId="3954CDEC" w:rsidR="002100B2" w:rsidRDefault="002100B2" w:rsidP="00D875E8">
      <w:pPr>
        <w:pStyle w:val="Caption"/>
        <w:keepNext/>
        <w:spacing w:line="480" w:lineRule="auto"/>
      </w:pPr>
      <w:r>
        <w:t xml:space="preserve">Figure </w:t>
      </w:r>
      <w:r>
        <w:fldChar w:fldCharType="begin"/>
      </w:r>
      <w:r>
        <w:instrText xml:space="preserve"> SEQ Figure \* ARABIC </w:instrText>
      </w:r>
      <w:r>
        <w:fldChar w:fldCharType="separate"/>
      </w:r>
      <w:r>
        <w:rPr>
          <w:noProof/>
        </w:rPr>
        <w:t>23</w:t>
      </w:r>
      <w:r>
        <w:fldChar w:fldCharType="end"/>
      </w:r>
      <w:r>
        <w:t xml:space="preserve">. Mean size-1-itemsets khi được sinh </w:t>
      </w:r>
      <w:proofErr w:type="gramStart"/>
      <w:r>
        <w:t>ra</w:t>
      </w:r>
      <w:proofErr w:type="gramEnd"/>
    </w:p>
    <w:p w14:paraId="6884DF3B" w14:textId="7C01D5E3" w:rsidR="002100B2" w:rsidRPr="002100B2" w:rsidRDefault="002100B2" w:rsidP="00F53666">
      <w:pPr>
        <w:spacing w:line="480" w:lineRule="auto"/>
        <w:jc w:val="center"/>
      </w:pPr>
      <w:r w:rsidRPr="002100B2">
        <w:drawing>
          <wp:inline distT="0" distB="0" distL="0" distR="0" wp14:anchorId="21928F15" wp14:editId="20E3A1B4">
            <wp:extent cx="5983491" cy="798162"/>
            <wp:effectExtent l="19050" t="19050" r="17780" b="21590"/>
            <wp:docPr id="20379046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6140" cy="801183"/>
                    </a:xfrm>
                    <a:prstGeom prst="rect">
                      <a:avLst/>
                    </a:prstGeom>
                    <a:noFill/>
                    <a:ln>
                      <a:solidFill>
                        <a:schemeClr val="tx1"/>
                      </a:solidFill>
                    </a:ln>
                  </pic:spPr>
                </pic:pic>
              </a:graphicData>
            </a:graphic>
          </wp:inline>
        </w:drawing>
      </w:r>
    </w:p>
    <w:p w14:paraId="26EFB8DC" w14:textId="55939C6C" w:rsidR="002100B2" w:rsidRDefault="00B17979" w:rsidP="002100B2">
      <w:pPr>
        <w:pStyle w:val="Heading1"/>
      </w:pPr>
      <w:bookmarkStart w:id="41" w:name="_Toc155474120"/>
      <w:r>
        <w:t>Experiment Results and Discussion</w:t>
      </w:r>
      <w:bookmarkEnd w:id="41"/>
    </w:p>
    <w:p w14:paraId="2D399C38" w14:textId="10940F7B" w:rsidR="002100B2" w:rsidRPr="002100B2" w:rsidRDefault="002100B2" w:rsidP="002100B2">
      <w:pPr>
        <w:pStyle w:val="Heading2"/>
      </w:pPr>
      <w:bookmarkStart w:id="42" w:name="_Toc155474121"/>
      <w:r>
        <w:t>Kết quả dựa trên các tham số đã chọn</w:t>
      </w:r>
      <w:bookmarkEnd w:id="42"/>
    </w:p>
    <w:p w14:paraId="19A0B624" w14:textId="3C1B0AF4" w:rsidR="002100B2" w:rsidRPr="00F53666" w:rsidRDefault="002100B2" w:rsidP="00F53666">
      <w:pPr>
        <w:spacing w:line="480" w:lineRule="auto"/>
        <w:rPr>
          <w:sz w:val="24"/>
          <w:szCs w:val="24"/>
        </w:rPr>
      </w:pPr>
      <w:r w:rsidRPr="00F53666">
        <w:rPr>
          <w:sz w:val="24"/>
          <w:szCs w:val="24"/>
        </w:rPr>
        <w:t>Lựa chọn các tham số minimum support là 0.1×30=3, threshold là 0.5, alpha là 0.2.</w:t>
      </w:r>
    </w:p>
    <w:p w14:paraId="3CC534C7" w14:textId="1926EC7C" w:rsidR="002100B2" w:rsidRPr="00F53666" w:rsidRDefault="002100B2" w:rsidP="00F53666">
      <w:pPr>
        <w:pStyle w:val="Caption"/>
        <w:keepNext/>
        <w:spacing w:line="480" w:lineRule="auto"/>
        <w:rPr>
          <w:szCs w:val="24"/>
        </w:rPr>
      </w:pPr>
      <w:r w:rsidRPr="00F53666">
        <w:rPr>
          <w:szCs w:val="24"/>
        </w:rPr>
        <w:t xml:space="preserve">Figure </w:t>
      </w:r>
      <w:r w:rsidRPr="00F53666">
        <w:rPr>
          <w:szCs w:val="24"/>
        </w:rPr>
        <w:fldChar w:fldCharType="begin"/>
      </w:r>
      <w:r w:rsidRPr="00F53666">
        <w:rPr>
          <w:szCs w:val="24"/>
        </w:rPr>
        <w:instrText xml:space="preserve"> SEQ Figure \* ARABIC </w:instrText>
      </w:r>
      <w:r w:rsidRPr="00F53666">
        <w:rPr>
          <w:szCs w:val="24"/>
        </w:rPr>
        <w:fldChar w:fldCharType="separate"/>
      </w:r>
      <w:r w:rsidRPr="00F53666">
        <w:rPr>
          <w:noProof/>
          <w:szCs w:val="24"/>
        </w:rPr>
        <w:t>24</w:t>
      </w:r>
      <w:r w:rsidRPr="00F53666">
        <w:rPr>
          <w:szCs w:val="24"/>
        </w:rPr>
        <w:fldChar w:fldCharType="end"/>
      </w:r>
      <w:r w:rsidRPr="00F53666">
        <w:rPr>
          <w:szCs w:val="24"/>
        </w:rPr>
        <w:t xml:space="preserve">. Lựa chọn các tham số cho thuật toán Apriori và thực thi bằng cách gọi phương thức </w:t>
      </w:r>
      <w:proofErr w:type="gramStart"/>
      <w:r w:rsidRPr="00F53666">
        <w:rPr>
          <w:szCs w:val="24"/>
        </w:rPr>
        <w:t>solve(</w:t>
      </w:r>
      <w:proofErr w:type="gramEnd"/>
      <w:r w:rsidRPr="00F53666">
        <w:rPr>
          <w:szCs w:val="24"/>
        </w:rPr>
        <w:t>)</w:t>
      </w:r>
    </w:p>
    <w:p w14:paraId="6D7772DB" w14:textId="4254300B" w:rsidR="002100B2" w:rsidRPr="00F53666" w:rsidRDefault="002100B2" w:rsidP="00F53666">
      <w:pPr>
        <w:spacing w:line="480" w:lineRule="auto"/>
        <w:jc w:val="center"/>
        <w:rPr>
          <w:sz w:val="24"/>
          <w:szCs w:val="24"/>
        </w:rPr>
      </w:pPr>
      <w:r w:rsidRPr="00F53666">
        <w:rPr>
          <w:noProof/>
          <w:sz w:val="24"/>
          <w:szCs w:val="24"/>
        </w:rPr>
        <w:drawing>
          <wp:inline distT="0" distB="0" distL="0" distR="0" wp14:anchorId="31BCF871" wp14:editId="46E10A47">
            <wp:extent cx="5602605" cy="878205"/>
            <wp:effectExtent l="0" t="0" r="0" b="0"/>
            <wp:docPr id="16715784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2605" cy="878205"/>
                    </a:xfrm>
                    <a:prstGeom prst="rect">
                      <a:avLst/>
                    </a:prstGeom>
                    <a:noFill/>
                  </pic:spPr>
                </pic:pic>
              </a:graphicData>
            </a:graphic>
          </wp:inline>
        </w:drawing>
      </w:r>
    </w:p>
    <w:p w14:paraId="0763B613" w14:textId="1821CA58" w:rsidR="002100B2" w:rsidRPr="00F53666" w:rsidRDefault="002100B2" w:rsidP="00F53666">
      <w:pPr>
        <w:spacing w:line="480" w:lineRule="auto"/>
        <w:rPr>
          <w:sz w:val="24"/>
          <w:szCs w:val="24"/>
        </w:rPr>
      </w:pPr>
      <w:r w:rsidRPr="00F53666">
        <w:rPr>
          <w:sz w:val="24"/>
          <w:szCs w:val="24"/>
        </w:rPr>
        <w:t>Kết quả sau khi thực thi ta có được các tập hợp các size-2-itemsets có thỏa điều kiện wPFI:</w:t>
      </w:r>
    </w:p>
    <w:p w14:paraId="073C9BFD" w14:textId="4F54D675" w:rsidR="002100B2" w:rsidRPr="00F53666" w:rsidRDefault="002100B2" w:rsidP="00F53666">
      <w:pPr>
        <w:pStyle w:val="Caption"/>
        <w:keepNext/>
        <w:spacing w:line="480" w:lineRule="auto"/>
        <w:rPr>
          <w:szCs w:val="24"/>
        </w:rPr>
      </w:pPr>
      <w:r w:rsidRPr="00F53666">
        <w:rPr>
          <w:szCs w:val="24"/>
        </w:rPr>
        <w:lastRenderedPageBreak/>
        <w:t xml:space="preserve">Figure </w:t>
      </w:r>
      <w:r w:rsidRPr="00F53666">
        <w:rPr>
          <w:szCs w:val="24"/>
        </w:rPr>
        <w:fldChar w:fldCharType="begin"/>
      </w:r>
      <w:r w:rsidRPr="00F53666">
        <w:rPr>
          <w:szCs w:val="24"/>
        </w:rPr>
        <w:instrText xml:space="preserve"> SEQ Figure \* ARABIC </w:instrText>
      </w:r>
      <w:r w:rsidRPr="00F53666">
        <w:rPr>
          <w:szCs w:val="24"/>
        </w:rPr>
        <w:fldChar w:fldCharType="separate"/>
      </w:r>
      <w:r w:rsidRPr="00F53666">
        <w:rPr>
          <w:noProof/>
          <w:szCs w:val="24"/>
        </w:rPr>
        <w:t>25</w:t>
      </w:r>
      <w:r w:rsidRPr="00F53666">
        <w:rPr>
          <w:szCs w:val="24"/>
        </w:rPr>
        <w:fldChar w:fldCharType="end"/>
      </w:r>
      <w:r w:rsidRPr="00F53666">
        <w:rPr>
          <w:szCs w:val="24"/>
        </w:rPr>
        <w:t>. kết quả sau khi thực thi</w:t>
      </w:r>
    </w:p>
    <w:p w14:paraId="696FF599" w14:textId="170AE905" w:rsidR="002100B2" w:rsidRPr="00F53666" w:rsidRDefault="002100B2" w:rsidP="00F53666">
      <w:pPr>
        <w:spacing w:line="480" w:lineRule="auto"/>
        <w:jc w:val="center"/>
        <w:rPr>
          <w:sz w:val="24"/>
          <w:szCs w:val="24"/>
        </w:rPr>
      </w:pPr>
      <w:r w:rsidRPr="00F53666">
        <w:rPr>
          <w:sz w:val="24"/>
          <w:szCs w:val="24"/>
        </w:rPr>
        <w:drawing>
          <wp:inline distT="0" distB="0" distL="0" distR="0" wp14:anchorId="27B7FAA8" wp14:editId="0D0A647D">
            <wp:extent cx="5579110" cy="333375"/>
            <wp:effectExtent l="19050" t="19050" r="21590" b="28575"/>
            <wp:docPr id="11321450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110" cy="333375"/>
                    </a:xfrm>
                    <a:prstGeom prst="rect">
                      <a:avLst/>
                    </a:prstGeom>
                    <a:noFill/>
                    <a:ln>
                      <a:solidFill>
                        <a:schemeClr val="tx1"/>
                      </a:solidFill>
                    </a:ln>
                  </pic:spPr>
                </pic:pic>
              </a:graphicData>
            </a:graphic>
          </wp:inline>
        </w:drawing>
      </w:r>
    </w:p>
    <w:p w14:paraId="55A12D71" w14:textId="6DA6E435" w:rsidR="002100B2" w:rsidRDefault="00404052" w:rsidP="00404052">
      <w:pPr>
        <w:pStyle w:val="Heading2"/>
      </w:pPr>
      <w:bookmarkStart w:id="43" w:name="_Toc155474122"/>
      <w:r>
        <w:t>Phân tích về mặt lý thuyết</w:t>
      </w:r>
      <w:bookmarkEnd w:id="43"/>
    </w:p>
    <w:p w14:paraId="6E71CFE6" w14:textId="77777777" w:rsidR="00404052" w:rsidRPr="00404052" w:rsidRDefault="00404052" w:rsidP="00F53666">
      <w:pPr>
        <w:spacing w:line="480" w:lineRule="auto"/>
        <w:rPr>
          <w:sz w:val="24"/>
          <w:szCs w:val="24"/>
        </w:rPr>
      </w:pPr>
      <w:r w:rsidRPr="00404052">
        <w:rPr>
          <w:sz w:val="24"/>
          <w:szCs w:val="24"/>
        </w:rPr>
        <w:t>Thực hiện việc vẽ biễu đồ thực về độ phức tạp tuân theo hàm sau:</w:t>
      </w:r>
    </w:p>
    <w:p w14:paraId="1F41AEB0" w14:textId="4259B070" w:rsidR="00404052" w:rsidRPr="00404052" w:rsidRDefault="00404052" w:rsidP="00F53666">
      <w:pPr>
        <w:spacing w:line="480" w:lineRule="auto"/>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 msup</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×msup</m:t>
          </m:r>
        </m:oMath>
      </m:oMathPara>
    </w:p>
    <w:p w14:paraId="35D76164" w14:textId="77777777" w:rsidR="00404052" w:rsidRPr="00404052" w:rsidRDefault="00404052" w:rsidP="00F53666">
      <w:pPr>
        <w:spacing w:line="480" w:lineRule="auto"/>
        <w:rPr>
          <w:sz w:val="24"/>
          <w:szCs w:val="24"/>
        </w:rPr>
      </w:pPr>
      <w:r w:rsidRPr="00404052">
        <w:rPr>
          <w:sz w:val="24"/>
          <w:szCs w:val="24"/>
        </w:rPr>
        <w:t>Vẽ biểu đồ thực nghiệm các tập Uncertain Dataset tăng dần kích thước từ 1000 đến 10000.</w:t>
      </w:r>
    </w:p>
    <w:p w14:paraId="735750B0" w14:textId="0F6D53FF" w:rsidR="00687030" w:rsidRDefault="00687030" w:rsidP="00F53666">
      <w:pPr>
        <w:pStyle w:val="Caption"/>
        <w:keepNext/>
        <w:spacing w:line="480" w:lineRule="auto"/>
      </w:pPr>
      <w:r>
        <w:t xml:space="preserve">Table </w:t>
      </w:r>
      <w:r>
        <w:fldChar w:fldCharType="begin"/>
      </w:r>
      <w:r>
        <w:instrText xml:space="preserve"> SEQ Table \* ARABIC </w:instrText>
      </w:r>
      <w:r>
        <w:fldChar w:fldCharType="separate"/>
      </w:r>
      <w:r w:rsidR="00707BB0">
        <w:rPr>
          <w:noProof/>
        </w:rPr>
        <w:t>2</w:t>
      </w:r>
      <w:r>
        <w:fldChar w:fldCharType="end"/>
      </w:r>
      <w:r>
        <w:t>. Kết quả số thao tác với kích thước dataset tăng dần theo lý thuyết</w:t>
      </w:r>
    </w:p>
    <w:tbl>
      <w:tblPr>
        <w:tblStyle w:val="TableGrid"/>
        <w:tblW w:w="0" w:type="auto"/>
        <w:jc w:val="center"/>
        <w:tblLook w:val="04A0" w:firstRow="1" w:lastRow="0" w:firstColumn="1" w:lastColumn="0" w:noHBand="0" w:noVBand="1"/>
      </w:tblPr>
      <w:tblGrid>
        <w:gridCol w:w="816"/>
        <w:gridCol w:w="1536"/>
        <w:gridCol w:w="777"/>
        <w:gridCol w:w="516"/>
        <w:gridCol w:w="790"/>
      </w:tblGrid>
      <w:tr w:rsidR="00687030" w:rsidRPr="00687030" w14:paraId="6F88EB13" w14:textId="77777777" w:rsidTr="00687030">
        <w:trPr>
          <w:trHeight w:val="288"/>
          <w:jc w:val="center"/>
        </w:trPr>
        <w:tc>
          <w:tcPr>
            <w:tcW w:w="0" w:type="auto"/>
            <w:noWrap/>
            <w:hideMark/>
          </w:tcPr>
          <w:p w14:paraId="1D8A5C4D" w14:textId="77777777" w:rsidR="00687030" w:rsidRPr="00F53666" w:rsidRDefault="00687030" w:rsidP="00F53666">
            <w:pPr>
              <w:spacing w:line="480" w:lineRule="auto"/>
              <w:jc w:val="center"/>
              <w:rPr>
                <w:b/>
                <w:bCs/>
                <w:sz w:val="24"/>
                <w:szCs w:val="24"/>
              </w:rPr>
            </w:pPr>
            <w:r w:rsidRPr="00F53666">
              <w:rPr>
                <w:b/>
                <w:bCs/>
                <w:sz w:val="24"/>
                <w:szCs w:val="24"/>
              </w:rPr>
              <w:t>Size</w:t>
            </w:r>
          </w:p>
        </w:tc>
        <w:tc>
          <w:tcPr>
            <w:tcW w:w="0" w:type="auto"/>
            <w:noWrap/>
            <w:hideMark/>
          </w:tcPr>
          <w:p w14:paraId="6003B2E3" w14:textId="77777777" w:rsidR="00687030" w:rsidRPr="00F53666" w:rsidRDefault="00687030" w:rsidP="00F53666">
            <w:pPr>
              <w:spacing w:line="480" w:lineRule="auto"/>
              <w:jc w:val="center"/>
              <w:rPr>
                <w:b/>
                <w:bCs/>
                <w:sz w:val="24"/>
                <w:szCs w:val="24"/>
              </w:rPr>
            </w:pPr>
            <w:r w:rsidRPr="00F53666">
              <w:rPr>
                <w:b/>
                <w:bCs/>
                <w:sz w:val="24"/>
                <w:szCs w:val="24"/>
              </w:rPr>
              <w:t>Runtime</w:t>
            </w:r>
          </w:p>
        </w:tc>
        <w:tc>
          <w:tcPr>
            <w:tcW w:w="0" w:type="auto"/>
            <w:noWrap/>
            <w:hideMark/>
          </w:tcPr>
          <w:p w14:paraId="08F2A228" w14:textId="77777777" w:rsidR="00687030" w:rsidRPr="00F53666" w:rsidRDefault="00687030" w:rsidP="00F53666">
            <w:pPr>
              <w:spacing w:line="480" w:lineRule="auto"/>
              <w:jc w:val="center"/>
              <w:rPr>
                <w:b/>
                <w:bCs/>
                <w:sz w:val="24"/>
                <w:szCs w:val="24"/>
              </w:rPr>
            </w:pPr>
            <w:r w:rsidRPr="00F53666">
              <w:rPr>
                <w:b/>
                <w:bCs/>
                <w:sz w:val="24"/>
                <w:szCs w:val="24"/>
              </w:rPr>
              <w:t>msup</w:t>
            </w:r>
          </w:p>
        </w:tc>
        <w:tc>
          <w:tcPr>
            <w:tcW w:w="0" w:type="auto"/>
            <w:noWrap/>
            <w:hideMark/>
          </w:tcPr>
          <w:p w14:paraId="5F439D64" w14:textId="77777777" w:rsidR="00687030" w:rsidRPr="00F53666" w:rsidRDefault="00687030" w:rsidP="00F53666">
            <w:pPr>
              <w:spacing w:line="480" w:lineRule="auto"/>
              <w:jc w:val="center"/>
              <w:rPr>
                <w:b/>
                <w:bCs/>
                <w:sz w:val="24"/>
                <w:szCs w:val="24"/>
              </w:rPr>
            </w:pPr>
            <w:r w:rsidRPr="00F53666">
              <w:rPr>
                <w:b/>
                <w:bCs/>
                <w:sz w:val="24"/>
                <w:szCs w:val="24"/>
              </w:rPr>
              <w:t>t</w:t>
            </w:r>
          </w:p>
        </w:tc>
        <w:tc>
          <w:tcPr>
            <w:tcW w:w="0" w:type="auto"/>
            <w:noWrap/>
            <w:hideMark/>
          </w:tcPr>
          <w:p w14:paraId="3FF9DC65" w14:textId="77777777" w:rsidR="00687030" w:rsidRPr="00F53666" w:rsidRDefault="00687030" w:rsidP="00F53666">
            <w:pPr>
              <w:spacing w:line="480" w:lineRule="auto"/>
              <w:jc w:val="center"/>
              <w:rPr>
                <w:b/>
                <w:bCs/>
                <w:sz w:val="24"/>
                <w:szCs w:val="24"/>
              </w:rPr>
            </w:pPr>
            <w:r w:rsidRPr="00F53666">
              <w:rPr>
                <w:b/>
                <w:bCs/>
                <w:sz w:val="24"/>
                <w:szCs w:val="24"/>
              </w:rPr>
              <w:t>alpha</w:t>
            </w:r>
          </w:p>
        </w:tc>
      </w:tr>
      <w:tr w:rsidR="00687030" w:rsidRPr="00687030" w14:paraId="57DBD2B9" w14:textId="77777777" w:rsidTr="00687030">
        <w:trPr>
          <w:trHeight w:hRule="exact" w:val="352"/>
          <w:jc w:val="center"/>
        </w:trPr>
        <w:tc>
          <w:tcPr>
            <w:tcW w:w="0" w:type="auto"/>
            <w:noWrap/>
            <w:hideMark/>
          </w:tcPr>
          <w:p w14:paraId="72AF36AE" w14:textId="77777777" w:rsidR="00687030" w:rsidRPr="00F53666" w:rsidRDefault="00687030" w:rsidP="00F53666">
            <w:pPr>
              <w:spacing w:line="480" w:lineRule="auto"/>
              <w:jc w:val="center"/>
              <w:rPr>
                <w:sz w:val="24"/>
                <w:szCs w:val="24"/>
              </w:rPr>
            </w:pPr>
            <w:r w:rsidRPr="00F53666">
              <w:rPr>
                <w:sz w:val="24"/>
                <w:szCs w:val="24"/>
              </w:rPr>
              <w:t>1000</w:t>
            </w:r>
          </w:p>
        </w:tc>
        <w:tc>
          <w:tcPr>
            <w:tcW w:w="0" w:type="auto"/>
            <w:noWrap/>
            <w:hideMark/>
          </w:tcPr>
          <w:p w14:paraId="46D197F0" w14:textId="77777777" w:rsidR="00687030" w:rsidRPr="00F53666" w:rsidRDefault="00687030" w:rsidP="00F53666">
            <w:pPr>
              <w:spacing w:line="480" w:lineRule="auto"/>
              <w:jc w:val="center"/>
              <w:rPr>
                <w:sz w:val="24"/>
                <w:szCs w:val="24"/>
              </w:rPr>
            </w:pPr>
            <w:r w:rsidRPr="00F53666">
              <w:rPr>
                <w:sz w:val="24"/>
                <w:szCs w:val="24"/>
              </w:rPr>
              <w:t>10000000</w:t>
            </w:r>
          </w:p>
        </w:tc>
        <w:tc>
          <w:tcPr>
            <w:tcW w:w="0" w:type="auto"/>
            <w:noWrap/>
            <w:hideMark/>
          </w:tcPr>
          <w:p w14:paraId="71BEAD39" w14:textId="77777777" w:rsidR="00687030" w:rsidRPr="00F53666" w:rsidRDefault="00687030" w:rsidP="00F53666">
            <w:pPr>
              <w:spacing w:line="480" w:lineRule="auto"/>
              <w:jc w:val="center"/>
              <w:rPr>
                <w:sz w:val="24"/>
                <w:szCs w:val="24"/>
              </w:rPr>
            </w:pPr>
            <w:r w:rsidRPr="00F53666">
              <w:rPr>
                <w:sz w:val="24"/>
                <w:szCs w:val="24"/>
              </w:rPr>
              <w:t>10</w:t>
            </w:r>
          </w:p>
        </w:tc>
        <w:tc>
          <w:tcPr>
            <w:tcW w:w="0" w:type="auto"/>
            <w:noWrap/>
            <w:hideMark/>
          </w:tcPr>
          <w:p w14:paraId="3B085825"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4A2A67C5" w14:textId="77777777" w:rsidR="00687030" w:rsidRPr="00F53666" w:rsidRDefault="00687030" w:rsidP="00F53666">
            <w:pPr>
              <w:spacing w:line="480" w:lineRule="auto"/>
              <w:jc w:val="center"/>
              <w:rPr>
                <w:sz w:val="24"/>
                <w:szCs w:val="24"/>
              </w:rPr>
            </w:pPr>
            <w:r w:rsidRPr="00F53666">
              <w:rPr>
                <w:sz w:val="24"/>
                <w:szCs w:val="24"/>
              </w:rPr>
              <w:t>0.6</w:t>
            </w:r>
          </w:p>
        </w:tc>
      </w:tr>
      <w:tr w:rsidR="00687030" w:rsidRPr="00687030" w14:paraId="290C0770" w14:textId="77777777" w:rsidTr="00F53666">
        <w:trPr>
          <w:trHeight w:hRule="exact" w:val="307"/>
          <w:jc w:val="center"/>
        </w:trPr>
        <w:tc>
          <w:tcPr>
            <w:tcW w:w="0" w:type="auto"/>
            <w:noWrap/>
            <w:hideMark/>
          </w:tcPr>
          <w:p w14:paraId="272FDB1A" w14:textId="77777777" w:rsidR="00687030" w:rsidRPr="00F53666" w:rsidRDefault="00687030" w:rsidP="00F53666">
            <w:pPr>
              <w:spacing w:line="480" w:lineRule="auto"/>
              <w:jc w:val="center"/>
              <w:rPr>
                <w:sz w:val="24"/>
                <w:szCs w:val="24"/>
              </w:rPr>
            </w:pPr>
            <w:r w:rsidRPr="00F53666">
              <w:rPr>
                <w:sz w:val="24"/>
                <w:szCs w:val="24"/>
              </w:rPr>
              <w:t>2000</w:t>
            </w:r>
          </w:p>
        </w:tc>
        <w:tc>
          <w:tcPr>
            <w:tcW w:w="0" w:type="auto"/>
            <w:noWrap/>
            <w:hideMark/>
          </w:tcPr>
          <w:p w14:paraId="71F52A64" w14:textId="77777777" w:rsidR="00687030" w:rsidRPr="00F53666" w:rsidRDefault="00687030" w:rsidP="00F53666">
            <w:pPr>
              <w:spacing w:line="480" w:lineRule="auto"/>
              <w:jc w:val="center"/>
              <w:rPr>
                <w:sz w:val="24"/>
                <w:szCs w:val="24"/>
              </w:rPr>
            </w:pPr>
            <w:r w:rsidRPr="00F53666">
              <w:rPr>
                <w:sz w:val="24"/>
                <w:szCs w:val="24"/>
              </w:rPr>
              <w:t>80000000</w:t>
            </w:r>
          </w:p>
        </w:tc>
        <w:tc>
          <w:tcPr>
            <w:tcW w:w="0" w:type="auto"/>
            <w:noWrap/>
            <w:hideMark/>
          </w:tcPr>
          <w:p w14:paraId="65683623" w14:textId="77777777" w:rsidR="00687030" w:rsidRPr="00F53666" w:rsidRDefault="00687030" w:rsidP="00F53666">
            <w:pPr>
              <w:spacing w:line="480" w:lineRule="auto"/>
              <w:jc w:val="center"/>
              <w:rPr>
                <w:sz w:val="24"/>
                <w:szCs w:val="24"/>
              </w:rPr>
            </w:pPr>
            <w:r w:rsidRPr="00F53666">
              <w:rPr>
                <w:sz w:val="24"/>
                <w:szCs w:val="24"/>
              </w:rPr>
              <w:t>20</w:t>
            </w:r>
          </w:p>
        </w:tc>
        <w:tc>
          <w:tcPr>
            <w:tcW w:w="0" w:type="auto"/>
            <w:noWrap/>
            <w:hideMark/>
          </w:tcPr>
          <w:p w14:paraId="69F1C7A3"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7B8499C5" w14:textId="77777777" w:rsidR="00687030" w:rsidRPr="00F53666" w:rsidRDefault="00687030" w:rsidP="00F53666">
            <w:pPr>
              <w:spacing w:line="480" w:lineRule="auto"/>
              <w:jc w:val="center"/>
              <w:rPr>
                <w:sz w:val="24"/>
                <w:szCs w:val="24"/>
              </w:rPr>
            </w:pPr>
            <w:r w:rsidRPr="00F53666">
              <w:rPr>
                <w:sz w:val="24"/>
                <w:szCs w:val="24"/>
              </w:rPr>
              <w:t>0.6</w:t>
            </w:r>
          </w:p>
        </w:tc>
      </w:tr>
      <w:tr w:rsidR="00687030" w:rsidRPr="00687030" w14:paraId="25975E33" w14:textId="77777777" w:rsidTr="00F53666">
        <w:trPr>
          <w:trHeight w:hRule="exact" w:val="352"/>
          <w:jc w:val="center"/>
        </w:trPr>
        <w:tc>
          <w:tcPr>
            <w:tcW w:w="0" w:type="auto"/>
            <w:noWrap/>
            <w:hideMark/>
          </w:tcPr>
          <w:p w14:paraId="4D862AAE" w14:textId="77777777" w:rsidR="00687030" w:rsidRPr="00F53666" w:rsidRDefault="00687030" w:rsidP="00F53666">
            <w:pPr>
              <w:spacing w:line="480" w:lineRule="auto"/>
              <w:jc w:val="center"/>
              <w:rPr>
                <w:sz w:val="24"/>
                <w:szCs w:val="24"/>
              </w:rPr>
            </w:pPr>
            <w:r w:rsidRPr="00F53666">
              <w:rPr>
                <w:sz w:val="24"/>
                <w:szCs w:val="24"/>
              </w:rPr>
              <w:t>3000</w:t>
            </w:r>
          </w:p>
        </w:tc>
        <w:tc>
          <w:tcPr>
            <w:tcW w:w="0" w:type="auto"/>
            <w:noWrap/>
            <w:hideMark/>
          </w:tcPr>
          <w:p w14:paraId="2F202AA1" w14:textId="77777777" w:rsidR="00687030" w:rsidRPr="00F53666" w:rsidRDefault="00687030" w:rsidP="00F53666">
            <w:pPr>
              <w:spacing w:line="480" w:lineRule="auto"/>
              <w:jc w:val="center"/>
              <w:rPr>
                <w:sz w:val="24"/>
                <w:szCs w:val="24"/>
              </w:rPr>
            </w:pPr>
            <w:r w:rsidRPr="00F53666">
              <w:rPr>
                <w:sz w:val="24"/>
                <w:szCs w:val="24"/>
              </w:rPr>
              <w:t>270000000</w:t>
            </w:r>
          </w:p>
        </w:tc>
        <w:tc>
          <w:tcPr>
            <w:tcW w:w="0" w:type="auto"/>
            <w:noWrap/>
            <w:hideMark/>
          </w:tcPr>
          <w:p w14:paraId="00103F07" w14:textId="77777777" w:rsidR="00687030" w:rsidRPr="00F53666" w:rsidRDefault="00687030" w:rsidP="00F53666">
            <w:pPr>
              <w:spacing w:line="480" w:lineRule="auto"/>
              <w:jc w:val="center"/>
              <w:rPr>
                <w:sz w:val="24"/>
                <w:szCs w:val="24"/>
              </w:rPr>
            </w:pPr>
            <w:r w:rsidRPr="00F53666">
              <w:rPr>
                <w:sz w:val="24"/>
                <w:szCs w:val="24"/>
              </w:rPr>
              <w:t>30</w:t>
            </w:r>
          </w:p>
        </w:tc>
        <w:tc>
          <w:tcPr>
            <w:tcW w:w="0" w:type="auto"/>
            <w:noWrap/>
            <w:hideMark/>
          </w:tcPr>
          <w:p w14:paraId="0A4EAF89"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07B0D2E5" w14:textId="77777777" w:rsidR="00687030" w:rsidRPr="00F53666" w:rsidRDefault="00687030" w:rsidP="00F53666">
            <w:pPr>
              <w:spacing w:line="480" w:lineRule="auto"/>
              <w:jc w:val="center"/>
              <w:rPr>
                <w:sz w:val="24"/>
                <w:szCs w:val="24"/>
              </w:rPr>
            </w:pPr>
            <w:r w:rsidRPr="00F53666">
              <w:rPr>
                <w:sz w:val="24"/>
                <w:szCs w:val="24"/>
              </w:rPr>
              <w:t>0.6</w:t>
            </w:r>
          </w:p>
        </w:tc>
      </w:tr>
      <w:tr w:rsidR="00687030" w:rsidRPr="00687030" w14:paraId="4D40011D" w14:textId="77777777" w:rsidTr="00F53666">
        <w:trPr>
          <w:trHeight w:hRule="exact" w:val="334"/>
          <w:jc w:val="center"/>
        </w:trPr>
        <w:tc>
          <w:tcPr>
            <w:tcW w:w="0" w:type="auto"/>
            <w:noWrap/>
            <w:hideMark/>
          </w:tcPr>
          <w:p w14:paraId="3B0584FE" w14:textId="77777777" w:rsidR="00687030" w:rsidRPr="00F53666" w:rsidRDefault="00687030" w:rsidP="00F53666">
            <w:pPr>
              <w:spacing w:line="480" w:lineRule="auto"/>
              <w:jc w:val="center"/>
              <w:rPr>
                <w:sz w:val="24"/>
                <w:szCs w:val="24"/>
              </w:rPr>
            </w:pPr>
            <w:r w:rsidRPr="00F53666">
              <w:rPr>
                <w:sz w:val="24"/>
                <w:szCs w:val="24"/>
              </w:rPr>
              <w:t>4000</w:t>
            </w:r>
          </w:p>
        </w:tc>
        <w:tc>
          <w:tcPr>
            <w:tcW w:w="0" w:type="auto"/>
            <w:noWrap/>
            <w:hideMark/>
          </w:tcPr>
          <w:p w14:paraId="5DCBC9F5" w14:textId="77777777" w:rsidR="00687030" w:rsidRPr="00F53666" w:rsidRDefault="00687030" w:rsidP="00F53666">
            <w:pPr>
              <w:spacing w:line="480" w:lineRule="auto"/>
              <w:jc w:val="center"/>
              <w:rPr>
                <w:sz w:val="24"/>
                <w:szCs w:val="24"/>
              </w:rPr>
            </w:pPr>
            <w:r w:rsidRPr="00F53666">
              <w:rPr>
                <w:sz w:val="24"/>
                <w:szCs w:val="24"/>
              </w:rPr>
              <w:t>640000000</w:t>
            </w:r>
          </w:p>
        </w:tc>
        <w:tc>
          <w:tcPr>
            <w:tcW w:w="0" w:type="auto"/>
            <w:noWrap/>
            <w:hideMark/>
          </w:tcPr>
          <w:p w14:paraId="6E0F92FE" w14:textId="77777777" w:rsidR="00687030" w:rsidRPr="00F53666" w:rsidRDefault="00687030" w:rsidP="00F53666">
            <w:pPr>
              <w:spacing w:line="480" w:lineRule="auto"/>
              <w:jc w:val="center"/>
              <w:rPr>
                <w:sz w:val="24"/>
                <w:szCs w:val="24"/>
              </w:rPr>
            </w:pPr>
            <w:r w:rsidRPr="00F53666">
              <w:rPr>
                <w:sz w:val="24"/>
                <w:szCs w:val="24"/>
              </w:rPr>
              <w:t>40</w:t>
            </w:r>
          </w:p>
        </w:tc>
        <w:tc>
          <w:tcPr>
            <w:tcW w:w="0" w:type="auto"/>
            <w:noWrap/>
            <w:hideMark/>
          </w:tcPr>
          <w:p w14:paraId="6687160E"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6765F39F" w14:textId="77777777" w:rsidR="00687030" w:rsidRPr="00F53666" w:rsidRDefault="00687030" w:rsidP="00F53666">
            <w:pPr>
              <w:spacing w:line="480" w:lineRule="auto"/>
              <w:jc w:val="center"/>
              <w:rPr>
                <w:sz w:val="24"/>
                <w:szCs w:val="24"/>
              </w:rPr>
            </w:pPr>
            <w:r w:rsidRPr="00F53666">
              <w:rPr>
                <w:sz w:val="24"/>
                <w:szCs w:val="24"/>
              </w:rPr>
              <w:t>0.6</w:t>
            </w:r>
          </w:p>
        </w:tc>
      </w:tr>
      <w:tr w:rsidR="00687030" w:rsidRPr="00687030" w14:paraId="445A6514" w14:textId="77777777" w:rsidTr="00F53666">
        <w:trPr>
          <w:trHeight w:hRule="exact" w:val="406"/>
          <w:jc w:val="center"/>
        </w:trPr>
        <w:tc>
          <w:tcPr>
            <w:tcW w:w="0" w:type="auto"/>
            <w:noWrap/>
            <w:hideMark/>
          </w:tcPr>
          <w:p w14:paraId="2B779405" w14:textId="77777777" w:rsidR="00687030" w:rsidRPr="00F53666" w:rsidRDefault="00687030" w:rsidP="00F53666">
            <w:pPr>
              <w:spacing w:line="480" w:lineRule="auto"/>
              <w:jc w:val="center"/>
              <w:rPr>
                <w:sz w:val="24"/>
                <w:szCs w:val="24"/>
              </w:rPr>
            </w:pPr>
            <w:r w:rsidRPr="00F53666">
              <w:rPr>
                <w:sz w:val="24"/>
                <w:szCs w:val="24"/>
              </w:rPr>
              <w:t>5000</w:t>
            </w:r>
          </w:p>
        </w:tc>
        <w:tc>
          <w:tcPr>
            <w:tcW w:w="0" w:type="auto"/>
            <w:noWrap/>
            <w:hideMark/>
          </w:tcPr>
          <w:p w14:paraId="25765F88" w14:textId="77777777" w:rsidR="00687030" w:rsidRPr="00F53666" w:rsidRDefault="00687030" w:rsidP="00F53666">
            <w:pPr>
              <w:spacing w:line="480" w:lineRule="auto"/>
              <w:jc w:val="center"/>
              <w:rPr>
                <w:sz w:val="24"/>
                <w:szCs w:val="24"/>
              </w:rPr>
            </w:pPr>
            <w:r w:rsidRPr="00F53666">
              <w:rPr>
                <w:sz w:val="24"/>
                <w:szCs w:val="24"/>
              </w:rPr>
              <w:t>1250000000</w:t>
            </w:r>
          </w:p>
        </w:tc>
        <w:tc>
          <w:tcPr>
            <w:tcW w:w="0" w:type="auto"/>
            <w:noWrap/>
            <w:hideMark/>
          </w:tcPr>
          <w:p w14:paraId="493BA478" w14:textId="77777777" w:rsidR="00687030" w:rsidRPr="00F53666" w:rsidRDefault="00687030" w:rsidP="00F53666">
            <w:pPr>
              <w:spacing w:line="480" w:lineRule="auto"/>
              <w:jc w:val="center"/>
              <w:rPr>
                <w:sz w:val="24"/>
                <w:szCs w:val="24"/>
              </w:rPr>
            </w:pPr>
            <w:r w:rsidRPr="00F53666">
              <w:rPr>
                <w:sz w:val="24"/>
                <w:szCs w:val="24"/>
              </w:rPr>
              <w:t>50</w:t>
            </w:r>
          </w:p>
        </w:tc>
        <w:tc>
          <w:tcPr>
            <w:tcW w:w="0" w:type="auto"/>
            <w:noWrap/>
            <w:hideMark/>
          </w:tcPr>
          <w:p w14:paraId="1021750D"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6E9424F3" w14:textId="77777777" w:rsidR="00687030" w:rsidRPr="00F53666" w:rsidRDefault="00687030" w:rsidP="00F53666">
            <w:pPr>
              <w:spacing w:line="480" w:lineRule="auto"/>
              <w:jc w:val="center"/>
              <w:rPr>
                <w:sz w:val="24"/>
                <w:szCs w:val="24"/>
              </w:rPr>
            </w:pPr>
            <w:r w:rsidRPr="00F53666">
              <w:rPr>
                <w:sz w:val="24"/>
                <w:szCs w:val="24"/>
              </w:rPr>
              <w:t>0.6</w:t>
            </w:r>
          </w:p>
        </w:tc>
      </w:tr>
      <w:tr w:rsidR="00687030" w:rsidRPr="00687030" w14:paraId="1CD9DDE6" w14:textId="77777777" w:rsidTr="00F53666">
        <w:trPr>
          <w:trHeight w:hRule="exact" w:val="379"/>
          <w:jc w:val="center"/>
        </w:trPr>
        <w:tc>
          <w:tcPr>
            <w:tcW w:w="0" w:type="auto"/>
            <w:noWrap/>
            <w:hideMark/>
          </w:tcPr>
          <w:p w14:paraId="5AE49232" w14:textId="77777777" w:rsidR="00687030" w:rsidRPr="00F53666" w:rsidRDefault="00687030" w:rsidP="00F53666">
            <w:pPr>
              <w:spacing w:line="480" w:lineRule="auto"/>
              <w:jc w:val="center"/>
              <w:rPr>
                <w:sz w:val="24"/>
                <w:szCs w:val="24"/>
              </w:rPr>
            </w:pPr>
            <w:r w:rsidRPr="00F53666">
              <w:rPr>
                <w:sz w:val="24"/>
                <w:szCs w:val="24"/>
              </w:rPr>
              <w:t>6000</w:t>
            </w:r>
          </w:p>
        </w:tc>
        <w:tc>
          <w:tcPr>
            <w:tcW w:w="0" w:type="auto"/>
            <w:noWrap/>
            <w:hideMark/>
          </w:tcPr>
          <w:p w14:paraId="0DC97184" w14:textId="77777777" w:rsidR="00687030" w:rsidRPr="00F53666" w:rsidRDefault="00687030" w:rsidP="00F53666">
            <w:pPr>
              <w:spacing w:line="480" w:lineRule="auto"/>
              <w:jc w:val="center"/>
              <w:rPr>
                <w:sz w:val="24"/>
                <w:szCs w:val="24"/>
              </w:rPr>
            </w:pPr>
            <w:r w:rsidRPr="00F53666">
              <w:rPr>
                <w:sz w:val="24"/>
                <w:szCs w:val="24"/>
              </w:rPr>
              <w:t>2160000000</w:t>
            </w:r>
          </w:p>
        </w:tc>
        <w:tc>
          <w:tcPr>
            <w:tcW w:w="0" w:type="auto"/>
            <w:noWrap/>
            <w:hideMark/>
          </w:tcPr>
          <w:p w14:paraId="04149745" w14:textId="77777777" w:rsidR="00687030" w:rsidRPr="00F53666" w:rsidRDefault="00687030" w:rsidP="00F53666">
            <w:pPr>
              <w:spacing w:line="480" w:lineRule="auto"/>
              <w:jc w:val="center"/>
              <w:rPr>
                <w:sz w:val="24"/>
                <w:szCs w:val="24"/>
              </w:rPr>
            </w:pPr>
            <w:r w:rsidRPr="00F53666">
              <w:rPr>
                <w:sz w:val="24"/>
                <w:szCs w:val="24"/>
              </w:rPr>
              <w:t>60</w:t>
            </w:r>
          </w:p>
        </w:tc>
        <w:tc>
          <w:tcPr>
            <w:tcW w:w="0" w:type="auto"/>
            <w:noWrap/>
            <w:hideMark/>
          </w:tcPr>
          <w:p w14:paraId="24FBDC07"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6D34C797" w14:textId="77777777" w:rsidR="00687030" w:rsidRPr="00F53666" w:rsidRDefault="00687030" w:rsidP="00F53666">
            <w:pPr>
              <w:spacing w:line="480" w:lineRule="auto"/>
              <w:jc w:val="center"/>
              <w:rPr>
                <w:sz w:val="24"/>
                <w:szCs w:val="24"/>
              </w:rPr>
            </w:pPr>
            <w:r w:rsidRPr="00F53666">
              <w:rPr>
                <w:sz w:val="24"/>
                <w:szCs w:val="24"/>
              </w:rPr>
              <w:t>0.6</w:t>
            </w:r>
          </w:p>
        </w:tc>
      </w:tr>
      <w:tr w:rsidR="00687030" w:rsidRPr="00687030" w14:paraId="5DC58ECF" w14:textId="77777777" w:rsidTr="00F53666">
        <w:trPr>
          <w:trHeight w:hRule="exact" w:val="361"/>
          <w:jc w:val="center"/>
        </w:trPr>
        <w:tc>
          <w:tcPr>
            <w:tcW w:w="0" w:type="auto"/>
            <w:noWrap/>
            <w:hideMark/>
          </w:tcPr>
          <w:p w14:paraId="6D2285B6" w14:textId="77777777" w:rsidR="00687030" w:rsidRPr="00F53666" w:rsidRDefault="00687030" w:rsidP="00F53666">
            <w:pPr>
              <w:spacing w:line="480" w:lineRule="auto"/>
              <w:jc w:val="center"/>
              <w:rPr>
                <w:sz w:val="24"/>
                <w:szCs w:val="24"/>
              </w:rPr>
            </w:pPr>
            <w:r w:rsidRPr="00F53666">
              <w:rPr>
                <w:sz w:val="24"/>
                <w:szCs w:val="24"/>
              </w:rPr>
              <w:t>7000</w:t>
            </w:r>
          </w:p>
        </w:tc>
        <w:tc>
          <w:tcPr>
            <w:tcW w:w="0" w:type="auto"/>
            <w:noWrap/>
            <w:hideMark/>
          </w:tcPr>
          <w:p w14:paraId="60708A0E" w14:textId="77777777" w:rsidR="00687030" w:rsidRPr="00F53666" w:rsidRDefault="00687030" w:rsidP="00F53666">
            <w:pPr>
              <w:spacing w:line="480" w:lineRule="auto"/>
              <w:jc w:val="center"/>
              <w:rPr>
                <w:sz w:val="24"/>
                <w:szCs w:val="24"/>
              </w:rPr>
            </w:pPr>
            <w:r w:rsidRPr="00F53666">
              <w:rPr>
                <w:sz w:val="24"/>
                <w:szCs w:val="24"/>
              </w:rPr>
              <w:t>3430000000</w:t>
            </w:r>
          </w:p>
        </w:tc>
        <w:tc>
          <w:tcPr>
            <w:tcW w:w="0" w:type="auto"/>
            <w:noWrap/>
            <w:hideMark/>
          </w:tcPr>
          <w:p w14:paraId="586D2D80" w14:textId="77777777" w:rsidR="00687030" w:rsidRPr="00F53666" w:rsidRDefault="00687030" w:rsidP="00F53666">
            <w:pPr>
              <w:spacing w:line="480" w:lineRule="auto"/>
              <w:jc w:val="center"/>
              <w:rPr>
                <w:sz w:val="24"/>
                <w:szCs w:val="24"/>
              </w:rPr>
            </w:pPr>
            <w:r w:rsidRPr="00F53666">
              <w:rPr>
                <w:sz w:val="24"/>
                <w:szCs w:val="24"/>
              </w:rPr>
              <w:t>70</w:t>
            </w:r>
          </w:p>
        </w:tc>
        <w:tc>
          <w:tcPr>
            <w:tcW w:w="0" w:type="auto"/>
            <w:noWrap/>
            <w:hideMark/>
          </w:tcPr>
          <w:p w14:paraId="6F776F59"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53F7A018" w14:textId="77777777" w:rsidR="00687030" w:rsidRPr="00F53666" w:rsidRDefault="00687030" w:rsidP="00F53666">
            <w:pPr>
              <w:spacing w:line="480" w:lineRule="auto"/>
              <w:jc w:val="center"/>
              <w:rPr>
                <w:sz w:val="24"/>
                <w:szCs w:val="24"/>
              </w:rPr>
            </w:pPr>
            <w:r w:rsidRPr="00F53666">
              <w:rPr>
                <w:sz w:val="24"/>
                <w:szCs w:val="24"/>
              </w:rPr>
              <w:t>0.6</w:t>
            </w:r>
          </w:p>
        </w:tc>
      </w:tr>
      <w:tr w:rsidR="00687030" w:rsidRPr="00687030" w14:paraId="5B02BA94" w14:textId="77777777" w:rsidTr="00F53666">
        <w:trPr>
          <w:trHeight w:hRule="exact" w:val="334"/>
          <w:jc w:val="center"/>
        </w:trPr>
        <w:tc>
          <w:tcPr>
            <w:tcW w:w="0" w:type="auto"/>
            <w:noWrap/>
            <w:hideMark/>
          </w:tcPr>
          <w:p w14:paraId="7F049015" w14:textId="77777777" w:rsidR="00687030" w:rsidRPr="00F53666" w:rsidRDefault="00687030" w:rsidP="00F53666">
            <w:pPr>
              <w:spacing w:line="480" w:lineRule="auto"/>
              <w:jc w:val="center"/>
              <w:rPr>
                <w:sz w:val="24"/>
                <w:szCs w:val="24"/>
              </w:rPr>
            </w:pPr>
            <w:r w:rsidRPr="00F53666">
              <w:rPr>
                <w:sz w:val="24"/>
                <w:szCs w:val="24"/>
              </w:rPr>
              <w:t>8000</w:t>
            </w:r>
          </w:p>
        </w:tc>
        <w:tc>
          <w:tcPr>
            <w:tcW w:w="0" w:type="auto"/>
            <w:noWrap/>
            <w:hideMark/>
          </w:tcPr>
          <w:p w14:paraId="6D18839E" w14:textId="77777777" w:rsidR="00687030" w:rsidRPr="00F53666" w:rsidRDefault="00687030" w:rsidP="00F53666">
            <w:pPr>
              <w:spacing w:line="480" w:lineRule="auto"/>
              <w:jc w:val="center"/>
              <w:rPr>
                <w:sz w:val="24"/>
                <w:szCs w:val="24"/>
              </w:rPr>
            </w:pPr>
            <w:r w:rsidRPr="00F53666">
              <w:rPr>
                <w:sz w:val="24"/>
                <w:szCs w:val="24"/>
              </w:rPr>
              <w:t>5120000000</w:t>
            </w:r>
          </w:p>
        </w:tc>
        <w:tc>
          <w:tcPr>
            <w:tcW w:w="0" w:type="auto"/>
            <w:noWrap/>
            <w:hideMark/>
          </w:tcPr>
          <w:p w14:paraId="607E2654" w14:textId="77777777" w:rsidR="00687030" w:rsidRPr="00F53666" w:rsidRDefault="00687030" w:rsidP="00F53666">
            <w:pPr>
              <w:spacing w:line="480" w:lineRule="auto"/>
              <w:jc w:val="center"/>
              <w:rPr>
                <w:sz w:val="24"/>
                <w:szCs w:val="24"/>
              </w:rPr>
            </w:pPr>
            <w:r w:rsidRPr="00F53666">
              <w:rPr>
                <w:sz w:val="24"/>
                <w:szCs w:val="24"/>
              </w:rPr>
              <w:t>80</w:t>
            </w:r>
          </w:p>
        </w:tc>
        <w:tc>
          <w:tcPr>
            <w:tcW w:w="0" w:type="auto"/>
            <w:noWrap/>
            <w:hideMark/>
          </w:tcPr>
          <w:p w14:paraId="62914DF0"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7B67DFD4" w14:textId="77777777" w:rsidR="00687030" w:rsidRPr="00F53666" w:rsidRDefault="00687030" w:rsidP="00F53666">
            <w:pPr>
              <w:spacing w:line="480" w:lineRule="auto"/>
              <w:jc w:val="center"/>
              <w:rPr>
                <w:sz w:val="24"/>
                <w:szCs w:val="24"/>
              </w:rPr>
            </w:pPr>
            <w:r w:rsidRPr="00F53666">
              <w:rPr>
                <w:sz w:val="24"/>
                <w:szCs w:val="24"/>
              </w:rPr>
              <w:t>0.6</w:t>
            </w:r>
          </w:p>
        </w:tc>
      </w:tr>
      <w:tr w:rsidR="00687030" w:rsidRPr="00687030" w14:paraId="2CCA2667" w14:textId="77777777" w:rsidTr="00F53666">
        <w:trPr>
          <w:trHeight w:hRule="exact" w:val="316"/>
          <w:jc w:val="center"/>
        </w:trPr>
        <w:tc>
          <w:tcPr>
            <w:tcW w:w="0" w:type="auto"/>
            <w:noWrap/>
            <w:hideMark/>
          </w:tcPr>
          <w:p w14:paraId="12BCB5A2" w14:textId="77777777" w:rsidR="00687030" w:rsidRPr="00F53666" w:rsidRDefault="00687030" w:rsidP="00F53666">
            <w:pPr>
              <w:spacing w:line="480" w:lineRule="auto"/>
              <w:jc w:val="center"/>
              <w:rPr>
                <w:sz w:val="24"/>
                <w:szCs w:val="24"/>
              </w:rPr>
            </w:pPr>
            <w:r w:rsidRPr="00F53666">
              <w:rPr>
                <w:sz w:val="24"/>
                <w:szCs w:val="24"/>
              </w:rPr>
              <w:t>9000</w:t>
            </w:r>
          </w:p>
        </w:tc>
        <w:tc>
          <w:tcPr>
            <w:tcW w:w="0" w:type="auto"/>
            <w:noWrap/>
            <w:hideMark/>
          </w:tcPr>
          <w:p w14:paraId="6C90B09C" w14:textId="77777777" w:rsidR="00687030" w:rsidRPr="00F53666" w:rsidRDefault="00687030" w:rsidP="00F53666">
            <w:pPr>
              <w:spacing w:line="480" w:lineRule="auto"/>
              <w:jc w:val="center"/>
              <w:rPr>
                <w:sz w:val="24"/>
                <w:szCs w:val="24"/>
              </w:rPr>
            </w:pPr>
            <w:r w:rsidRPr="00F53666">
              <w:rPr>
                <w:sz w:val="24"/>
                <w:szCs w:val="24"/>
              </w:rPr>
              <w:t>7290000000</w:t>
            </w:r>
          </w:p>
        </w:tc>
        <w:tc>
          <w:tcPr>
            <w:tcW w:w="0" w:type="auto"/>
            <w:noWrap/>
            <w:hideMark/>
          </w:tcPr>
          <w:p w14:paraId="05D449AF" w14:textId="77777777" w:rsidR="00687030" w:rsidRPr="00F53666" w:rsidRDefault="00687030" w:rsidP="00F53666">
            <w:pPr>
              <w:spacing w:line="480" w:lineRule="auto"/>
              <w:jc w:val="center"/>
              <w:rPr>
                <w:sz w:val="24"/>
                <w:szCs w:val="24"/>
              </w:rPr>
            </w:pPr>
            <w:r w:rsidRPr="00F53666">
              <w:rPr>
                <w:sz w:val="24"/>
                <w:szCs w:val="24"/>
              </w:rPr>
              <w:t>90</w:t>
            </w:r>
          </w:p>
        </w:tc>
        <w:tc>
          <w:tcPr>
            <w:tcW w:w="0" w:type="auto"/>
            <w:noWrap/>
            <w:hideMark/>
          </w:tcPr>
          <w:p w14:paraId="3C1B7F8A"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05F8971F" w14:textId="77777777" w:rsidR="00687030" w:rsidRPr="00F53666" w:rsidRDefault="00687030" w:rsidP="00F53666">
            <w:pPr>
              <w:spacing w:line="480" w:lineRule="auto"/>
              <w:jc w:val="center"/>
              <w:rPr>
                <w:sz w:val="24"/>
                <w:szCs w:val="24"/>
              </w:rPr>
            </w:pPr>
            <w:r w:rsidRPr="00F53666">
              <w:rPr>
                <w:sz w:val="24"/>
                <w:szCs w:val="24"/>
              </w:rPr>
              <w:t>0.6</w:t>
            </w:r>
          </w:p>
        </w:tc>
      </w:tr>
      <w:tr w:rsidR="00687030" w:rsidRPr="00687030" w14:paraId="3E5F0A36" w14:textId="77777777" w:rsidTr="00F53666">
        <w:trPr>
          <w:trHeight w:hRule="exact" w:val="388"/>
          <w:jc w:val="center"/>
        </w:trPr>
        <w:tc>
          <w:tcPr>
            <w:tcW w:w="0" w:type="auto"/>
            <w:noWrap/>
            <w:hideMark/>
          </w:tcPr>
          <w:p w14:paraId="6230025A" w14:textId="77777777" w:rsidR="00687030" w:rsidRPr="00F53666" w:rsidRDefault="00687030" w:rsidP="00F53666">
            <w:pPr>
              <w:spacing w:line="480" w:lineRule="auto"/>
              <w:jc w:val="center"/>
              <w:rPr>
                <w:sz w:val="24"/>
                <w:szCs w:val="24"/>
              </w:rPr>
            </w:pPr>
            <w:r w:rsidRPr="00F53666">
              <w:rPr>
                <w:sz w:val="24"/>
                <w:szCs w:val="24"/>
              </w:rPr>
              <w:t>10000</w:t>
            </w:r>
          </w:p>
        </w:tc>
        <w:tc>
          <w:tcPr>
            <w:tcW w:w="0" w:type="auto"/>
            <w:noWrap/>
            <w:hideMark/>
          </w:tcPr>
          <w:p w14:paraId="66D714BA" w14:textId="77777777" w:rsidR="00687030" w:rsidRPr="00F53666" w:rsidRDefault="00687030" w:rsidP="00F53666">
            <w:pPr>
              <w:spacing w:line="480" w:lineRule="auto"/>
              <w:jc w:val="center"/>
              <w:rPr>
                <w:sz w:val="24"/>
                <w:szCs w:val="24"/>
              </w:rPr>
            </w:pPr>
            <w:r w:rsidRPr="00F53666">
              <w:rPr>
                <w:sz w:val="24"/>
                <w:szCs w:val="24"/>
              </w:rPr>
              <w:t>10000000000</w:t>
            </w:r>
          </w:p>
        </w:tc>
        <w:tc>
          <w:tcPr>
            <w:tcW w:w="0" w:type="auto"/>
            <w:noWrap/>
            <w:hideMark/>
          </w:tcPr>
          <w:p w14:paraId="64432232" w14:textId="77777777" w:rsidR="00687030" w:rsidRPr="00F53666" w:rsidRDefault="00687030" w:rsidP="00F53666">
            <w:pPr>
              <w:spacing w:line="480" w:lineRule="auto"/>
              <w:jc w:val="center"/>
              <w:rPr>
                <w:sz w:val="24"/>
                <w:szCs w:val="24"/>
              </w:rPr>
            </w:pPr>
            <w:r w:rsidRPr="00F53666">
              <w:rPr>
                <w:sz w:val="24"/>
                <w:szCs w:val="24"/>
              </w:rPr>
              <w:t>100</w:t>
            </w:r>
          </w:p>
        </w:tc>
        <w:tc>
          <w:tcPr>
            <w:tcW w:w="0" w:type="auto"/>
            <w:noWrap/>
            <w:hideMark/>
          </w:tcPr>
          <w:p w14:paraId="7E83D750" w14:textId="77777777" w:rsidR="00687030" w:rsidRPr="00F53666" w:rsidRDefault="00687030" w:rsidP="00F53666">
            <w:pPr>
              <w:spacing w:line="480" w:lineRule="auto"/>
              <w:jc w:val="center"/>
              <w:rPr>
                <w:sz w:val="24"/>
                <w:szCs w:val="24"/>
              </w:rPr>
            </w:pPr>
            <w:r w:rsidRPr="00F53666">
              <w:rPr>
                <w:sz w:val="24"/>
                <w:szCs w:val="24"/>
              </w:rPr>
              <w:t>0.5</w:t>
            </w:r>
          </w:p>
        </w:tc>
        <w:tc>
          <w:tcPr>
            <w:tcW w:w="0" w:type="auto"/>
            <w:noWrap/>
            <w:hideMark/>
          </w:tcPr>
          <w:p w14:paraId="22E821A2" w14:textId="77777777" w:rsidR="00687030" w:rsidRPr="00F53666" w:rsidRDefault="00687030" w:rsidP="00F53666">
            <w:pPr>
              <w:spacing w:line="480" w:lineRule="auto"/>
              <w:jc w:val="center"/>
              <w:rPr>
                <w:sz w:val="24"/>
                <w:szCs w:val="24"/>
              </w:rPr>
            </w:pPr>
            <w:r w:rsidRPr="00F53666">
              <w:rPr>
                <w:sz w:val="24"/>
                <w:szCs w:val="24"/>
              </w:rPr>
              <w:t>0.6</w:t>
            </w:r>
          </w:p>
        </w:tc>
      </w:tr>
    </w:tbl>
    <w:p w14:paraId="1CB04C68" w14:textId="77777777" w:rsidR="001B30E9" w:rsidRDefault="001B30E9" w:rsidP="00F53666">
      <w:pPr>
        <w:spacing w:line="480" w:lineRule="auto"/>
        <w:jc w:val="center"/>
      </w:pPr>
    </w:p>
    <w:p w14:paraId="62B675D5" w14:textId="2BFEBE11" w:rsidR="001B30E9" w:rsidRDefault="001B30E9" w:rsidP="00F53666">
      <w:pPr>
        <w:pStyle w:val="Caption"/>
        <w:keepNext/>
        <w:spacing w:line="480" w:lineRule="auto"/>
      </w:pPr>
      <w:r>
        <w:lastRenderedPageBreak/>
        <w:t xml:space="preserve">Table </w:t>
      </w:r>
      <w:r>
        <w:fldChar w:fldCharType="begin"/>
      </w:r>
      <w:r>
        <w:instrText xml:space="preserve"> SEQ Table \* ARABIC </w:instrText>
      </w:r>
      <w:r>
        <w:fldChar w:fldCharType="separate"/>
      </w:r>
      <w:r w:rsidR="00707BB0">
        <w:rPr>
          <w:noProof/>
        </w:rPr>
        <w:t>3</w:t>
      </w:r>
      <w:r>
        <w:fldChar w:fldCharType="end"/>
      </w:r>
      <w:r>
        <w:t xml:space="preserve">. Biểu đồ thời gian chạy </w:t>
      </w:r>
      <w:r w:rsidR="00707BB0">
        <w:t>theo</w:t>
      </w:r>
      <w:r>
        <w:t xml:space="preserve"> lý thuyết</w:t>
      </w:r>
    </w:p>
    <w:p w14:paraId="740017BC" w14:textId="641BE1BF" w:rsidR="00404052" w:rsidRDefault="001B30E9" w:rsidP="00F53666">
      <w:pPr>
        <w:spacing w:line="480" w:lineRule="auto"/>
        <w:jc w:val="center"/>
      </w:pPr>
      <w:r>
        <w:rPr>
          <w:noProof/>
        </w:rPr>
        <w:drawing>
          <wp:inline distT="0" distB="0" distL="0" distR="0" wp14:anchorId="30019452" wp14:editId="2B6E33B4">
            <wp:extent cx="4742815" cy="3389630"/>
            <wp:effectExtent l="0" t="0" r="635" b="1270"/>
            <wp:docPr id="7308319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2815" cy="3389630"/>
                    </a:xfrm>
                    <a:prstGeom prst="rect">
                      <a:avLst/>
                    </a:prstGeom>
                    <a:noFill/>
                  </pic:spPr>
                </pic:pic>
              </a:graphicData>
            </a:graphic>
          </wp:inline>
        </w:drawing>
      </w:r>
    </w:p>
    <w:p w14:paraId="2069ABEB" w14:textId="78C83424" w:rsidR="001B30E9" w:rsidRDefault="001B30E9" w:rsidP="00F53666">
      <w:pPr>
        <w:pStyle w:val="Heading2"/>
      </w:pPr>
      <w:bookmarkStart w:id="44" w:name="_Toc155474123"/>
      <w:r>
        <w:t xml:space="preserve">Phân tích </w:t>
      </w:r>
      <w:r w:rsidR="00ED674E">
        <w:t>về mặt thực tế</w:t>
      </w:r>
      <w:bookmarkEnd w:id="44"/>
    </w:p>
    <w:p w14:paraId="6C504D93" w14:textId="21B6BBF9" w:rsidR="00707BB0" w:rsidRPr="00F53666" w:rsidRDefault="00ED674E" w:rsidP="00F53666">
      <w:pPr>
        <w:pStyle w:val="Nidungvnbn"/>
        <w:spacing w:line="480" w:lineRule="auto"/>
        <w:rPr>
          <w:sz w:val="24"/>
          <w:szCs w:val="24"/>
        </w:rPr>
      </w:pPr>
      <w:r w:rsidRPr="00F53666">
        <w:rPr>
          <w:sz w:val="24"/>
          <w:szCs w:val="24"/>
        </w:rPr>
        <w:t>Ở file Plotting.java, sẽ thực hiện việc xuất một fil csv chứa bảng biểu được mô tả dưới đây về kết quả chạy thực tế đối với các tập Uncertain datasets có kích thước từ 1000 đến 10000.</w:t>
      </w:r>
      <w:r w:rsidR="00F53666">
        <w:rPr>
          <w:sz w:val="24"/>
          <w:szCs w:val="24"/>
        </w:rPr>
        <w:t xml:space="preserve"> </w:t>
      </w:r>
      <w:r w:rsidRPr="00F53666">
        <w:rPr>
          <w:sz w:val="24"/>
          <w:szCs w:val="24"/>
        </w:rPr>
        <w:t>Phần tiếp theo đây là việc thực hiện vẽ biểu đồ thực nghiệm các tập Uncertain Dataset tăng dần kích thước từ 1000 đến 10000, với thời gian thực thi thực tế của thuật toán Apriori đã cài đặt.</w:t>
      </w:r>
    </w:p>
    <w:p w14:paraId="39A224C1" w14:textId="703C0905" w:rsidR="00707BB0" w:rsidRDefault="00707BB0" w:rsidP="00F53666">
      <w:pPr>
        <w:pStyle w:val="Caption"/>
        <w:keepNext/>
        <w:spacing w:line="480" w:lineRule="auto"/>
      </w:pPr>
      <w:r>
        <w:t xml:space="preserve">Table </w:t>
      </w:r>
      <w:r>
        <w:fldChar w:fldCharType="begin"/>
      </w:r>
      <w:r>
        <w:instrText xml:space="preserve"> SEQ Table \* ARABIC </w:instrText>
      </w:r>
      <w:r>
        <w:fldChar w:fldCharType="separate"/>
      </w:r>
      <w:r>
        <w:rPr>
          <w:noProof/>
        </w:rPr>
        <w:t>4</w:t>
      </w:r>
      <w:r>
        <w:fldChar w:fldCharType="end"/>
      </w:r>
      <w:r>
        <w:t xml:space="preserve">. </w:t>
      </w:r>
      <w:r w:rsidRPr="00382540">
        <w:t xml:space="preserve">Kết quả </w:t>
      </w:r>
      <w:r>
        <w:t>thời gian chạy</w:t>
      </w:r>
      <w:r w:rsidRPr="00382540">
        <w:t xml:space="preserve"> với kích thước dataset tăng dần theo </w:t>
      </w:r>
      <w:r>
        <w:t>thực tế</w:t>
      </w:r>
    </w:p>
    <w:tbl>
      <w:tblPr>
        <w:tblStyle w:val="TableGrid"/>
        <w:tblW w:w="0" w:type="auto"/>
        <w:jc w:val="center"/>
        <w:tblLook w:val="04A0" w:firstRow="1" w:lastRow="0" w:firstColumn="1" w:lastColumn="0" w:noHBand="0" w:noVBand="1"/>
      </w:tblPr>
      <w:tblGrid>
        <w:gridCol w:w="816"/>
        <w:gridCol w:w="2116"/>
        <w:gridCol w:w="777"/>
        <w:gridCol w:w="516"/>
        <w:gridCol w:w="790"/>
      </w:tblGrid>
      <w:tr w:rsidR="00707BB0" w:rsidRPr="00707BB0" w14:paraId="34331FD5" w14:textId="77777777" w:rsidTr="00707BB0">
        <w:trPr>
          <w:trHeight w:val="288"/>
          <w:jc w:val="center"/>
        </w:trPr>
        <w:tc>
          <w:tcPr>
            <w:tcW w:w="0" w:type="auto"/>
            <w:noWrap/>
            <w:hideMark/>
          </w:tcPr>
          <w:p w14:paraId="66F5CD2A" w14:textId="77777777" w:rsidR="00707BB0" w:rsidRPr="00F53666" w:rsidRDefault="00707BB0" w:rsidP="00F53666">
            <w:pPr>
              <w:spacing w:line="480" w:lineRule="auto"/>
              <w:jc w:val="center"/>
              <w:rPr>
                <w:rFonts w:ascii="Times New Roman" w:hAnsi="Times New Roman" w:cs="Times New Roman"/>
                <w:b/>
                <w:bCs/>
                <w:sz w:val="24"/>
                <w:szCs w:val="24"/>
              </w:rPr>
            </w:pPr>
            <w:r w:rsidRPr="00F53666">
              <w:rPr>
                <w:rFonts w:ascii="Times New Roman" w:hAnsi="Times New Roman" w:cs="Times New Roman"/>
                <w:b/>
                <w:bCs/>
                <w:sz w:val="24"/>
                <w:szCs w:val="24"/>
              </w:rPr>
              <w:t>Size</w:t>
            </w:r>
          </w:p>
        </w:tc>
        <w:tc>
          <w:tcPr>
            <w:tcW w:w="0" w:type="auto"/>
            <w:noWrap/>
            <w:hideMark/>
          </w:tcPr>
          <w:p w14:paraId="7ECCB120" w14:textId="77777777" w:rsidR="00707BB0" w:rsidRPr="00F53666" w:rsidRDefault="00707BB0" w:rsidP="00F53666">
            <w:pPr>
              <w:spacing w:line="480" w:lineRule="auto"/>
              <w:jc w:val="center"/>
              <w:rPr>
                <w:rFonts w:ascii="Times New Roman" w:hAnsi="Times New Roman" w:cs="Times New Roman"/>
                <w:b/>
                <w:bCs/>
                <w:sz w:val="24"/>
                <w:szCs w:val="24"/>
              </w:rPr>
            </w:pPr>
            <w:r w:rsidRPr="00F53666">
              <w:rPr>
                <w:rFonts w:ascii="Times New Roman" w:hAnsi="Times New Roman" w:cs="Times New Roman"/>
                <w:b/>
                <w:bCs/>
                <w:sz w:val="24"/>
                <w:szCs w:val="24"/>
              </w:rPr>
              <w:t>Runtime (seconds)</w:t>
            </w:r>
          </w:p>
        </w:tc>
        <w:tc>
          <w:tcPr>
            <w:tcW w:w="0" w:type="auto"/>
            <w:noWrap/>
            <w:hideMark/>
          </w:tcPr>
          <w:p w14:paraId="0DB415E9" w14:textId="77777777" w:rsidR="00707BB0" w:rsidRPr="00F53666" w:rsidRDefault="00707BB0" w:rsidP="00F53666">
            <w:pPr>
              <w:spacing w:line="480" w:lineRule="auto"/>
              <w:jc w:val="center"/>
              <w:rPr>
                <w:rFonts w:ascii="Times New Roman" w:hAnsi="Times New Roman" w:cs="Times New Roman"/>
                <w:b/>
                <w:bCs/>
                <w:sz w:val="24"/>
                <w:szCs w:val="24"/>
              </w:rPr>
            </w:pPr>
            <w:r w:rsidRPr="00F53666">
              <w:rPr>
                <w:rFonts w:ascii="Times New Roman" w:hAnsi="Times New Roman" w:cs="Times New Roman"/>
                <w:b/>
                <w:bCs/>
                <w:sz w:val="24"/>
                <w:szCs w:val="24"/>
              </w:rPr>
              <w:t>msup</w:t>
            </w:r>
          </w:p>
        </w:tc>
        <w:tc>
          <w:tcPr>
            <w:tcW w:w="0" w:type="auto"/>
            <w:noWrap/>
            <w:hideMark/>
          </w:tcPr>
          <w:p w14:paraId="50B933BB" w14:textId="3D1935E6" w:rsidR="00707BB0" w:rsidRPr="00F53666" w:rsidRDefault="00707BB0" w:rsidP="00F53666">
            <w:pPr>
              <w:spacing w:line="480" w:lineRule="auto"/>
              <w:jc w:val="center"/>
              <w:rPr>
                <w:rFonts w:ascii="Times New Roman" w:hAnsi="Times New Roman" w:cs="Times New Roman"/>
                <w:b/>
                <w:bCs/>
                <w:sz w:val="24"/>
                <w:szCs w:val="24"/>
              </w:rPr>
            </w:pPr>
            <w:r w:rsidRPr="00F53666">
              <w:rPr>
                <w:rFonts w:ascii="Times New Roman" w:hAnsi="Times New Roman" w:cs="Times New Roman"/>
                <w:b/>
                <w:bCs/>
                <w:sz w:val="24"/>
                <w:szCs w:val="24"/>
              </w:rPr>
              <w:t>t</w:t>
            </w:r>
          </w:p>
        </w:tc>
        <w:tc>
          <w:tcPr>
            <w:tcW w:w="0" w:type="auto"/>
            <w:noWrap/>
            <w:hideMark/>
          </w:tcPr>
          <w:p w14:paraId="6C026D97" w14:textId="0B3585F6" w:rsidR="00707BB0" w:rsidRPr="00F53666" w:rsidRDefault="00707BB0" w:rsidP="00F53666">
            <w:pPr>
              <w:spacing w:line="480" w:lineRule="auto"/>
              <w:jc w:val="center"/>
              <w:rPr>
                <w:rFonts w:ascii="Times New Roman" w:hAnsi="Times New Roman" w:cs="Times New Roman"/>
                <w:b/>
                <w:bCs/>
                <w:sz w:val="24"/>
                <w:szCs w:val="24"/>
              </w:rPr>
            </w:pPr>
            <w:r w:rsidRPr="00F53666">
              <w:rPr>
                <w:rFonts w:ascii="Times New Roman" w:hAnsi="Times New Roman" w:cs="Times New Roman"/>
                <w:b/>
                <w:bCs/>
                <w:sz w:val="24"/>
                <w:szCs w:val="24"/>
              </w:rPr>
              <w:t>alpha</w:t>
            </w:r>
          </w:p>
        </w:tc>
      </w:tr>
      <w:tr w:rsidR="00707BB0" w:rsidRPr="00707BB0" w14:paraId="7218DA98" w14:textId="77777777" w:rsidTr="00707BB0">
        <w:trPr>
          <w:trHeight w:hRule="exact" w:val="334"/>
          <w:jc w:val="center"/>
        </w:trPr>
        <w:tc>
          <w:tcPr>
            <w:tcW w:w="0" w:type="auto"/>
            <w:noWrap/>
            <w:hideMark/>
          </w:tcPr>
          <w:p w14:paraId="28591076"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1000</w:t>
            </w:r>
          </w:p>
        </w:tc>
        <w:tc>
          <w:tcPr>
            <w:tcW w:w="0" w:type="auto"/>
            <w:noWrap/>
            <w:hideMark/>
          </w:tcPr>
          <w:p w14:paraId="7BD94FC9"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0.277592</w:t>
            </w:r>
          </w:p>
        </w:tc>
        <w:tc>
          <w:tcPr>
            <w:tcW w:w="0" w:type="auto"/>
            <w:noWrap/>
            <w:hideMark/>
          </w:tcPr>
          <w:p w14:paraId="5AD6D8D0"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10</w:t>
            </w:r>
          </w:p>
        </w:tc>
        <w:tc>
          <w:tcPr>
            <w:tcW w:w="0" w:type="auto"/>
            <w:noWrap/>
            <w:hideMark/>
          </w:tcPr>
          <w:p w14:paraId="7F489B12"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1F71F6E1"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r w:rsidR="00707BB0" w:rsidRPr="00707BB0" w14:paraId="695E3130" w14:textId="77777777" w:rsidTr="00F53666">
        <w:trPr>
          <w:trHeight w:hRule="exact" w:val="352"/>
          <w:jc w:val="center"/>
        </w:trPr>
        <w:tc>
          <w:tcPr>
            <w:tcW w:w="0" w:type="auto"/>
            <w:noWrap/>
            <w:hideMark/>
          </w:tcPr>
          <w:p w14:paraId="3E86F6A6"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2000</w:t>
            </w:r>
          </w:p>
        </w:tc>
        <w:tc>
          <w:tcPr>
            <w:tcW w:w="0" w:type="auto"/>
            <w:noWrap/>
            <w:hideMark/>
          </w:tcPr>
          <w:p w14:paraId="5AB11AD7"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0.320824</w:t>
            </w:r>
          </w:p>
        </w:tc>
        <w:tc>
          <w:tcPr>
            <w:tcW w:w="0" w:type="auto"/>
            <w:noWrap/>
            <w:hideMark/>
          </w:tcPr>
          <w:p w14:paraId="575F9075"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20</w:t>
            </w:r>
          </w:p>
        </w:tc>
        <w:tc>
          <w:tcPr>
            <w:tcW w:w="0" w:type="auto"/>
            <w:noWrap/>
            <w:hideMark/>
          </w:tcPr>
          <w:p w14:paraId="0835B6FE"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0FB9E3A0"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r w:rsidR="00707BB0" w:rsidRPr="00707BB0" w14:paraId="7564B51A" w14:textId="77777777" w:rsidTr="00F53666">
        <w:trPr>
          <w:trHeight w:hRule="exact" w:val="370"/>
          <w:jc w:val="center"/>
        </w:trPr>
        <w:tc>
          <w:tcPr>
            <w:tcW w:w="0" w:type="auto"/>
            <w:noWrap/>
            <w:hideMark/>
          </w:tcPr>
          <w:p w14:paraId="5D91E3E4"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3000</w:t>
            </w:r>
          </w:p>
        </w:tc>
        <w:tc>
          <w:tcPr>
            <w:tcW w:w="0" w:type="auto"/>
            <w:noWrap/>
            <w:hideMark/>
          </w:tcPr>
          <w:p w14:paraId="40E0796B"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0.617004</w:t>
            </w:r>
          </w:p>
        </w:tc>
        <w:tc>
          <w:tcPr>
            <w:tcW w:w="0" w:type="auto"/>
            <w:noWrap/>
            <w:hideMark/>
          </w:tcPr>
          <w:p w14:paraId="7E9EE4AB"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30</w:t>
            </w:r>
          </w:p>
        </w:tc>
        <w:tc>
          <w:tcPr>
            <w:tcW w:w="0" w:type="auto"/>
            <w:noWrap/>
            <w:hideMark/>
          </w:tcPr>
          <w:p w14:paraId="30B77C6B"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0A2CD7EF"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r w:rsidR="00707BB0" w:rsidRPr="00707BB0" w14:paraId="7405374B" w14:textId="77777777" w:rsidTr="00F53666">
        <w:trPr>
          <w:trHeight w:hRule="exact" w:val="352"/>
          <w:jc w:val="center"/>
        </w:trPr>
        <w:tc>
          <w:tcPr>
            <w:tcW w:w="0" w:type="auto"/>
            <w:noWrap/>
            <w:hideMark/>
          </w:tcPr>
          <w:p w14:paraId="33849903"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lastRenderedPageBreak/>
              <w:t>4000</w:t>
            </w:r>
          </w:p>
        </w:tc>
        <w:tc>
          <w:tcPr>
            <w:tcW w:w="0" w:type="auto"/>
            <w:noWrap/>
            <w:hideMark/>
          </w:tcPr>
          <w:p w14:paraId="00EED798"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0.882285</w:t>
            </w:r>
          </w:p>
        </w:tc>
        <w:tc>
          <w:tcPr>
            <w:tcW w:w="0" w:type="auto"/>
            <w:noWrap/>
            <w:hideMark/>
          </w:tcPr>
          <w:p w14:paraId="65D18AFA"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40</w:t>
            </w:r>
          </w:p>
        </w:tc>
        <w:tc>
          <w:tcPr>
            <w:tcW w:w="0" w:type="auto"/>
            <w:noWrap/>
            <w:hideMark/>
          </w:tcPr>
          <w:p w14:paraId="32CD91D5"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136064BC"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r w:rsidR="00707BB0" w:rsidRPr="00707BB0" w14:paraId="0B268D83" w14:textId="77777777" w:rsidTr="00F53666">
        <w:trPr>
          <w:trHeight w:hRule="exact" w:val="325"/>
          <w:jc w:val="center"/>
        </w:trPr>
        <w:tc>
          <w:tcPr>
            <w:tcW w:w="0" w:type="auto"/>
            <w:noWrap/>
            <w:hideMark/>
          </w:tcPr>
          <w:p w14:paraId="07271E87"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5000</w:t>
            </w:r>
          </w:p>
        </w:tc>
        <w:tc>
          <w:tcPr>
            <w:tcW w:w="0" w:type="auto"/>
            <w:noWrap/>
            <w:hideMark/>
          </w:tcPr>
          <w:p w14:paraId="02CAD246"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1.842558</w:t>
            </w:r>
          </w:p>
        </w:tc>
        <w:tc>
          <w:tcPr>
            <w:tcW w:w="0" w:type="auto"/>
            <w:noWrap/>
            <w:hideMark/>
          </w:tcPr>
          <w:p w14:paraId="39F187DE"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50</w:t>
            </w:r>
          </w:p>
        </w:tc>
        <w:tc>
          <w:tcPr>
            <w:tcW w:w="0" w:type="auto"/>
            <w:noWrap/>
            <w:hideMark/>
          </w:tcPr>
          <w:p w14:paraId="01F63196"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5CD8FB1E"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r w:rsidR="00707BB0" w:rsidRPr="00707BB0" w14:paraId="09F0E1E0" w14:textId="77777777" w:rsidTr="00F53666">
        <w:trPr>
          <w:trHeight w:hRule="exact" w:val="397"/>
          <w:jc w:val="center"/>
        </w:trPr>
        <w:tc>
          <w:tcPr>
            <w:tcW w:w="0" w:type="auto"/>
            <w:noWrap/>
            <w:hideMark/>
          </w:tcPr>
          <w:p w14:paraId="610F9C60"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6000</w:t>
            </w:r>
          </w:p>
        </w:tc>
        <w:tc>
          <w:tcPr>
            <w:tcW w:w="0" w:type="auto"/>
            <w:noWrap/>
            <w:hideMark/>
          </w:tcPr>
          <w:p w14:paraId="2EEEFB26"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1.193744</w:t>
            </w:r>
          </w:p>
        </w:tc>
        <w:tc>
          <w:tcPr>
            <w:tcW w:w="0" w:type="auto"/>
            <w:noWrap/>
            <w:hideMark/>
          </w:tcPr>
          <w:p w14:paraId="2125A657"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60</w:t>
            </w:r>
          </w:p>
        </w:tc>
        <w:tc>
          <w:tcPr>
            <w:tcW w:w="0" w:type="auto"/>
            <w:noWrap/>
            <w:hideMark/>
          </w:tcPr>
          <w:p w14:paraId="3C6B20A9"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74D0D10D"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r w:rsidR="00707BB0" w:rsidRPr="00707BB0" w14:paraId="54EC3D50" w14:textId="77777777" w:rsidTr="00F53666">
        <w:trPr>
          <w:trHeight w:hRule="exact" w:val="289"/>
          <w:jc w:val="center"/>
        </w:trPr>
        <w:tc>
          <w:tcPr>
            <w:tcW w:w="0" w:type="auto"/>
            <w:noWrap/>
            <w:hideMark/>
          </w:tcPr>
          <w:p w14:paraId="7916157B"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7000</w:t>
            </w:r>
          </w:p>
        </w:tc>
        <w:tc>
          <w:tcPr>
            <w:tcW w:w="0" w:type="auto"/>
            <w:noWrap/>
            <w:hideMark/>
          </w:tcPr>
          <w:p w14:paraId="5F42F7FB"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2.60024</w:t>
            </w:r>
          </w:p>
        </w:tc>
        <w:tc>
          <w:tcPr>
            <w:tcW w:w="0" w:type="auto"/>
            <w:noWrap/>
            <w:hideMark/>
          </w:tcPr>
          <w:p w14:paraId="27305265"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70</w:t>
            </w:r>
          </w:p>
        </w:tc>
        <w:tc>
          <w:tcPr>
            <w:tcW w:w="0" w:type="auto"/>
            <w:noWrap/>
            <w:hideMark/>
          </w:tcPr>
          <w:p w14:paraId="03D5A9FD"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36E6F25A"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r w:rsidR="00707BB0" w:rsidRPr="00707BB0" w14:paraId="72055EFB" w14:textId="77777777" w:rsidTr="00F53666">
        <w:trPr>
          <w:trHeight w:hRule="exact" w:val="352"/>
          <w:jc w:val="center"/>
        </w:trPr>
        <w:tc>
          <w:tcPr>
            <w:tcW w:w="0" w:type="auto"/>
            <w:noWrap/>
            <w:hideMark/>
          </w:tcPr>
          <w:p w14:paraId="05F8FF02"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8000</w:t>
            </w:r>
          </w:p>
        </w:tc>
        <w:tc>
          <w:tcPr>
            <w:tcW w:w="0" w:type="auto"/>
            <w:noWrap/>
            <w:hideMark/>
          </w:tcPr>
          <w:p w14:paraId="3C5B9424"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1.283437</w:t>
            </w:r>
          </w:p>
        </w:tc>
        <w:tc>
          <w:tcPr>
            <w:tcW w:w="0" w:type="auto"/>
            <w:noWrap/>
            <w:hideMark/>
          </w:tcPr>
          <w:p w14:paraId="204F0D8F"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80</w:t>
            </w:r>
          </w:p>
        </w:tc>
        <w:tc>
          <w:tcPr>
            <w:tcW w:w="0" w:type="auto"/>
            <w:noWrap/>
            <w:hideMark/>
          </w:tcPr>
          <w:p w14:paraId="13C7F0AF"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786912DB"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r w:rsidR="00707BB0" w:rsidRPr="00707BB0" w14:paraId="7D22F1FB" w14:textId="77777777" w:rsidTr="00F53666">
        <w:trPr>
          <w:trHeight w:hRule="exact" w:val="334"/>
          <w:jc w:val="center"/>
        </w:trPr>
        <w:tc>
          <w:tcPr>
            <w:tcW w:w="0" w:type="auto"/>
            <w:noWrap/>
            <w:hideMark/>
          </w:tcPr>
          <w:p w14:paraId="5319B41A"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9000</w:t>
            </w:r>
          </w:p>
        </w:tc>
        <w:tc>
          <w:tcPr>
            <w:tcW w:w="0" w:type="auto"/>
            <w:noWrap/>
            <w:hideMark/>
          </w:tcPr>
          <w:p w14:paraId="1C1F1919"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3.274696</w:t>
            </w:r>
          </w:p>
        </w:tc>
        <w:tc>
          <w:tcPr>
            <w:tcW w:w="0" w:type="auto"/>
            <w:noWrap/>
            <w:hideMark/>
          </w:tcPr>
          <w:p w14:paraId="70128AC7"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90</w:t>
            </w:r>
          </w:p>
        </w:tc>
        <w:tc>
          <w:tcPr>
            <w:tcW w:w="0" w:type="auto"/>
            <w:noWrap/>
            <w:hideMark/>
          </w:tcPr>
          <w:p w14:paraId="1262E510"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76FA5886"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r w:rsidR="00707BB0" w:rsidRPr="00707BB0" w14:paraId="14A84A3D" w14:textId="77777777" w:rsidTr="00F53666">
        <w:trPr>
          <w:trHeight w:hRule="exact" w:val="307"/>
          <w:jc w:val="center"/>
        </w:trPr>
        <w:tc>
          <w:tcPr>
            <w:tcW w:w="0" w:type="auto"/>
            <w:noWrap/>
            <w:hideMark/>
          </w:tcPr>
          <w:p w14:paraId="40AA1A34"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10000</w:t>
            </w:r>
          </w:p>
        </w:tc>
        <w:tc>
          <w:tcPr>
            <w:tcW w:w="0" w:type="auto"/>
            <w:noWrap/>
            <w:hideMark/>
          </w:tcPr>
          <w:p w14:paraId="58BC05A5"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3.012027</w:t>
            </w:r>
          </w:p>
        </w:tc>
        <w:tc>
          <w:tcPr>
            <w:tcW w:w="0" w:type="auto"/>
            <w:noWrap/>
            <w:hideMark/>
          </w:tcPr>
          <w:p w14:paraId="40317318"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100</w:t>
            </w:r>
          </w:p>
        </w:tc>
        <w:tc>
          <w:tcPr>
            <w:tcW w:w="0" w:type="auto"/>
            <w:noWrap/>
            <w:hideMark/>
          </w:tcPr>
          <w:p w14:paraId="441925A0"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0.5</w:t>
            </w:r>
          </w:p>
        </w:tc>
        <w:tc>
          <w:tcPr>
            <w:tcW w:w="0" w:type="auto"/>
            <w:noWrap/>
            <w:hideMark/>
          </w:tcPr>
          <w:p w14:paraId="13C55706" w14:textId="77777777" w:rsidR="00707BB0" w:rsidRPr="00F53666" w:rsidRDefault="00707BB0" w:rsidP="00F53666">
            <w:pPr>
              <w:spacing w:line="480" w:lineRule="auto"/>
              <w:jc w:val="center"/>
              <w:rPr>
                <w:rFonts w:ascii="Times New Roman" w:hAnsi="Times New Roman" w:cs="Times New Roman"/>
                <w:sz w:val="24"/>
                <w:szCs w:val="24"/>
              </w:rPr>
            </w:pPr>
            <w:r w:rsidRPr="00F53666">
              <w:rPr>
                <w:rFonts w:ascii="Times New Roman" w:hAnsi="Times New Roman" w:cs="Times New Roman"/>
                <w:sz w:val="24"/>
                <w:szCs w:val="24"/>
              </w:rPr>
              <w:t>0.6</w:t>
            </w:r>
          </w:p>
        </w:tc>
      </w:tr>
    </w:tbl>
    <w:p w14:paraId="6EFC257E" w14:textId="77777777" w:rsidR="00ED674E" w:rsidRDefault="00ED674E" w:rsidP="00F53666">
      <w:pPr>
        <w:spacing w:line="480" w:lineRule="auto"/>
      </w:pPr>
    </w:p>
    <w:p w14:paraId="320E90DC" w14:textId="4E398342" w:rsidR="00707BB0" w:rsidRDefault="00707BB0" w:rsidP="00F53666">
      <w:pPr>
        <w:pStyle w:val="Caption"/>
        <w:keepNext/>
        <w:spacing w:line="480" w:lineRule="auto"/>
      </w:pPr>
      <w:r>
        <w:t xml:space="preserve">Table </w:t>
      </w:r>
      <w:r>
        <w:fldChar w:fldCharType="begin"/>
      </w:r>
      <w:r>
        <w:instrText xml:space="preserve"> SEQ Table \* ARABIC </w:instrText>
      </w:r>
      <w:r>
        <w:fldChar w:fldCharType="separate"/>
      </w:r>
      <w:r>
        <w:rPr>
          <w:noProof/>
        </w:rPr>
        <w:t>5</w:t>
      </w:r>
      <w:r>
        <w:fldChar w:fldCharType="end"/>
      </w:r>
      <w:r>
        <w:t>. Biểu đồ thời gian chạy theo</w:t>
      </w:r>
      <w:r w:rsidR="00527430">
        <w:t xml:space="preserve"> </w:t>
      </w:r>
      <w:r>
        <w:t>thực tế</w:t>
      </w:r>
    </w:p>
    <w:p w14:paraId="419772F3" w14:textId="526DBA59" w:rsidR="00707BB0" w:rsidRPr="00ED674E" w:rsidRDefault="00707BB0" w:rsidP="00F53666">
      <w:pPr>
        <w:spacing w:line="480" w:lineRule="auto"/>
        <w:jc w:val="center"/>
      </w:pPr>
      <w:r>
        <w:rPr>
          <w:noProof/>
        </w:rPr>
        <w:drawing>
          <wp:inline distT="0" distB="0" distL="0" distR="0" wp14:anchorId="20EC3E89" wp14:editId="42304FAF">
            <wp:extent cx="4542155" cy="2578735"/>
            <wp:effectExtent l="0" t="0" r="0" b="0"/>
            <wp:docPr id="11188889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2155" cy="2578735"/>
                    </a:xfrm>
                    <a:prstGeom prst="rect">
                      <a:avLst/>
                    </a:prstGeom>
                    <a:noFill/>
                  </pic:spPr>
                </pic:pic>
              </a:graphicData>
            </a:graphic>
          </wp:inline>
        </w:drawing>
      </w:r>
    </w:p>
    <w:p w14:paraId="13E64724" w14:textId="0D193027" w:rsidR="00B17979" w:rsidRDefault="00B17979" w:rsidP="008E1855">
      <w:pPr>
        <w:pStyle w:val="Heading1"/>
      </w:pPr>
      <w:bookmarkStart w:id="45" w:name="_Toc155474124"/>
      <w:r>
        <w:t>Conclusion</w:t>
      </w:r>
      <w:bookmarkEnd w:id="45"/>
    </w:p>
    <w:p w14:paraId="1A39AD76" w14:textId="0462F892" w:rsidR="00707BB0" w:rsidRPr="00F53666" w:rsidRDefault="00707BB0" w:rsidP="00F53666">
      <w:pPr>
        <w:pStyle w:val="Nidungvnbn"/>
        <w:spacing w:line="480" w:lineRule="auto"/>
        <w:rPr>
          <w:sz w:val="24"/>
          <w:szCs w:val="24"/>
        </w:rPr>
      </w:pPr>
      <w:r w:rsidRPr="00F53666">
        <w:rPr>
          <w:sz w:val="24"/>
          <w:szCs w:val="24"/>
        </w:rPr>
        <w:t>Sở dĩ có sự khác biệt ở một vài mốc của biểu đồ thời gian chạy theo thực tế so với thời gian chạy theo lý thuyết là do những thành phần khi phân tích ở phần lý thuyết đã bị loại bỏ do không thể xác định xấp xỉ giá trị như kích cỡ của Ia – X chẳng hạn. Ngoài ra các tham số hay trong bài này là thuộc tính của class Apriori giúp loại bỏ các candidate mới sinh ra như alpha, t không thể đo được chúng thật sự hỗ trợ cho việc gia tốc để có thể cho ra kết quả nhanh nhất là bao nhiêu vì uncertain dataset liên tục thay đổi với mỗi lần được sinh ra.</w:t>
      </w:r>
    </w:p>
    <w:p w14:paraId="0443F637" w14:textId="77777777" w:rsidR="00B17979" w:rsidRPr="00C452AA" w:rsidRDefault="00B17979" w:rsidP="00B642E2">
      <w:pPr>
        <w:pStyle w:val="Heading1"/>
      </w:pPr>
      <w:bookmarkStart w:id="46" w:name="_Toc155474125"/>
      <w:r>
        <w:lastRenderedPageBreak/>
        <w:t>References</w:t>
      </w:r>
      <w:bookmarkEnd w:id="46"/>
    </w:p>
    <w:sdt>
      <w:sdtPr>
        <w:rPr>
          <w:rFonts w:ascii="Times New Roman" w:hAnsi="Times New Roman" w:cs="Times New Roman"/>
          <w:sz w:val="20"/>
          <w:szCs w:val="20"/>
        </w:rPr>
        <w:tag w:val="MENDELEY_BIBLIOGRAPHY"/>
        <w:id w:val="1904946242"/>
        <w:placeholder>
          <w:docPart w:val="DefaultPlaceholder_-1854013440"/>
        </w:placeholder>
      </w:sdtPr>
      <w:sdtContent>
        <w:p w14:paraId="28EE91C7" w14:textId="77777777" w:rsidR="00CC26BB" w:rsidRPr="00CC26BB" w:rsidRDefault="00CC26BB">
          <w:pPr>
            <w:autoSpaceDE w:val="0"/>
            <w:autoSpaceDN w:val="0"/>
            <w:ind w:hanging="640"/>
            <w:divId w:val="1100175012"/>
            <w:rPr>
              <w:rFonts w:eastAsia="Times New Roman"/>
              <w:sz w:val="24"/>
              <w:szCs w:val="24"/>
            </w:rPr>
          </w:pPr>
          <w:r w:rsidRPr="00CC26BB">
            <w:rPr>
              <w:rFonts w:eastAsia="Times New Roman"/>
              <w:sz w:val="24"/>
              <w:szCs w:val="24"/>
            </w:rPr>
            <w:t>[1]</w:t>
          </w:r>
          <w:r w:rsidRPr="00CC26BB">
            <w:rPr>
              <w:rFonts w:eastAsia="Times New Roman"/>
              <w:sz w:val="24"/>
              <w:szCs w:val="24"/>
            </w:rPr>
            <w:tab/>
            <w:t>Li Z, Chen F, Wu J, Liu Z, Liu W. Efficient weighted probabilistic frequent itemset mining in uncertain databases. Expert Syst 2021;38. https://doi.org/10.1111/exsy.12551.</w:t>
          </w:r>
        </w:p>
        <w:p w14:paraId="635B3863" w14:textId="77777777" w:rsidR="00CC26BB" w:rsidRPr="00CC26BB" w:rsidRDefault="00CC26BB">
          <w:pPr>
            <w:autoSpaceDE w:val="0"/>
            <w:autoSpaceDN w:val="0"/>
            <w:ind w:hanging="640"/>
            <w:divId w:val="1721246991"/>
            <w:rPr>
              <w:rFonts w:eastAsia="Times New Roman"/>
              <w:sz w:val="24"/>
              <w:szCs w:val="24"/>
            </w:rPr>
          </w:pPr>
          <w:r w:rsidRPr="00CC26BB">
            <w:rPr>
              <w:rFonts w:eastAsia="Times New Roman"/>
              <w:sz w:val="24"/>
              <w:szCs w:val="24"/>
            </w:rPr>
            <w:t>[2]</w:t>
          </w:r>
          <w:r w:rsidRPr="00CC26BB">
            <w:rPr>
              <w:rFonts w:eastAsia="Times New Roman"/>
              <w:sz w:val="24"/>
              <w:szCs w:val="24"/>
            </w:rPr>
            <w:tab/>
            <w:t>Bernecker T, Kriegel H-P, Renz M, Verhein F, Zuefle A. Probabilistic frequent itemset mining in uncertain databases. Proceedings of the 15th ACM SIGKDD international conference on Knowledge discovery and data mining, New York, NY, USA: ACM; 2009, p. 119–28. https://doi.org/10.1145/1557019.1557039.</w:t>
          </w:r>
        </w:p>
        <w:p w14:paraId="1259A0A9" w14:textId="77777777" w:rsidR="00CC26BB" w:rsidRDefault="00CC26BB" w:rsidP="00F53666">
          <w:pPr>
            <w:widowControl w:val="0"/>
            <w:autoSpaceDE w:val="0"/>
            <w:autoSpaceDN w:val="0"/>
            <w:adjustRightInd w:val="0"/>
            <w:spacing w:after="0" w:line="240" w:lineRule="auto"/>
            <w:ind w:left="640" w:hanging="640"/>
            <w:jc w:val="both"/>
            <w:rPr>
              <w:rFonts w:ascii="Times New Roman" w:hAnsi="Times New Roman" w:cs="Times New Roman"/>
              <w:sz w:val="20"/>
              <w:szCs w:val="20"/>
            </w:rPr>
          </w:pPr>
          <w:r>
            <w:rPr>
              <w:rFonts w:eastAsia="Times New Roman"/>
            </w:rPr>
            <w:t> </w:t>
          </w:r>
        </w:p>
      </w:sdtContent>
    </w:sdt>
    <w:p w14:paraId="1D910C25" w14:textId="3586E05A" w:rsidR="00B17979" w:rsidRPr="00F53666" w:rsidRDefault="00B17979" w:rsidP="00F53666">
      <w:pPr>
        <w:widowControl w:val="0"/>
        <w:autoSpaceDE w:val="0"/>
        <w:autoSpaceDN w:val="0"/>
        <w:adjustRightInd w:val="0"/>
        <w:spacing w:after="0" w:line="240" w:lineRule="auto"/>
        <w:ind w:left="640" w:hanging="640"/>
        <w:jc w:val="both"/>
        <w:rPr>
          <w:rFonts w:ascii="Times New Roman" w:hAnsi="Times New Roman" w:cs="Times New Roman"/>
          <w:noProof/>
          <w:szCs w:val="28"/>
        </w:rPr>
      </w:pPr>
      <w:r>
        <w:rPr>
          <w:rFonts w:ascii="Times New Roman" w:hAnsi="Times New Roman" w:cs="Times New Roman"/>
          <w:sz w:val="20"/>
          <w:szCs w:val="20"/>
        </w:rPr>
        <w:fldChar w:fldCharType="begin" w:fldLock="1"/>
      </w:r>
      <w:r>
        <w:rPr>
          <w:rFonts w:ascii="Times New Roman" w:hAnsi="Times New Roman" w:cs="Times New Roman"/>
          <w:sz w:val="20"/>
          <w:szCs w:val="20"/>
        </w:rPr>
        <w:instrText xml:space="preserve">ADDIN Mendeley Bibliography CSL_BIBLIOGRAPHY </w:instrText>
      </w:r>
      <w:r>
        <w:rPr>
          <w:rFonts w:ascii="Times New Roman" w:hAnsi="Times New Roman" w:cs="Times New Roman"/>
          <w:sz w:val="20"/>
          <w:szCs w:val="20"/>
        </w:rPr>
        <w:fldChar w:fldCharType="separate"/>
      </w:r>
    </w:p>
    <w:p w14:paraId="608B9FDC" w14:textId="77777777" w:rsidR="00B17979" w:rsidRPr="00440885" w:rsidRDefault="00B17979" w:rsidP="00724293">
      <w:pPr>
        <w:widowControl w:val="0"/>
        <w:autoSpaceDE w:val="0"/>
        <w:autoSpaceDN w:val="0"/>
        <w:adjustRightInd w:val="0"/>
        <w:spacing w:after="0" w:line="240" w:lineRule="auto"/>
        <w:ind w:left="640" w:hanging="640"/>
        <w:jc w:val="both"/>
        <w:rPr>
          <w:rFonts w:ascii="Times New Roman" w:hAnsi="Times New Roman" w:cs="Times New Roman"/>
          <w:noProof/>
          <w:sz w:val="20"/>
        </w:rPr>
      </w:pPr>
    </w:p>
    <w:p w14:paraId="21125D4A" w14:textId="77777777" w:rsidR="00B17979" w:rsidRDefault="00B17979">
      <w:pPr>
        <w:autoSpaceDE w:val="0"/>
        <w:autoSpaceDN w:val="0"/>
        <w:ind w:left="640" w:hanging="640"/>
        <w:divId w:val="1597521987"/>
      </w:pPr>
      <w:r>
        <w:fldChar w:fldCharType="end"/>
      </w:r>
    </w:p>
    <w:p w14:paraId="6780B281" w14:textId="7FE4CEE7" w:rsidR="00B17979" w:rsidRDefault="00B17979" w:rsidP="00B17979"/>
    <w:p w14:paraId="4F4CFB2B" w14:textId="77777777" w:rsidR="00B17979" w:rsidRPr="00C452AA" w:rsidRDefault="00B17979" w:rsidP="00243B79">
      <w:pPr>
        <w:spacing w:after="120" w:line="480" w:lineRule="auto"/>
        <w:ind w:firstLine="720"/>
        <w:rPr>
          <w:rFonts w:ascii="Times New Roman" w:hAnsi="Times New Roman" w:cs="Times New Roman"/>
          <w:sz w:val="20"/>
          <w:szCs w:val="20"/>
        </w:rPr>
      </w:pPr>
    </w:p>
    <w:sectPr w:rsidR="00B17979" w:rsidRPr="00C452AA" w:rsidSect="00B10CC7">
      <w:footerReference w:type="default" r:id="rId39"/>
      <w:pgSz w:w="12240" w:h="15840" w:code="1"/>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897AC" w14:textId="77777777" w:rsidR="0000304F" w:rsidRDefault="0000304F" w:rsidP="00FD1F4B">
      <w:pPr>
        <w:spacing w:after="0" w:line="240" w:lineRule="auto"/>
      </w:pPr>
      <w:r>
        <w:separator/>
      </w:r>
    </w:p>
    <w:p w14:paraId="333FA43C" w14:textId="77777777" w:rsidR="0000304F" w:rsidRDefault="0000304F"/>
    <w:p w14:paraId="2B8C6A4A" w14:textId="77777777" w:rsidR="0000304F" w:rsidRDefault="0000304F" w:rsidP="00257FD8"/>
    <w:p w14:paraId="44D66037" w14:textId="77777777" w:rsidR="0000304F" w:rsidRDefault="0000304F" w:rsidP="004B2BBB"/>
    <w:p w14:paraId="6F35F4D2" w14:textId="77777777" w:rsidR="0000304F" w:rsidRDefault="0000304F" w:rsidP="004B2BBB"/>
  </w:endnote>
  <w:endnote w:type="continuationSeparator" w:id="0">
    <w:p w14:paraId="43D79F48" w14:textId="77777777" w:rsidR="0000304F" w:rsidRDefault="0000304F" w:rsidP="00FD1F4B">
      <w:pPr>
        <w:spacing w:after="0" w:line="240" w:lineRule="auto"/>
      </w:pPr>
      <w:r>
        <w:continuationSeparator/>
      </w:r>
    </w:p>
    <w:p w14:paraId="42065A55" w14:textId="77777777" w:rsidR="0000304F" w:rsidRDefault="0000304F"/>
    <w:p w14:paraId="08C44C2B" w14:textId="77777777" w:rsidR="0000304F" w:rsidRDefault="0000304F" w:rsidP="00257FD8"/>
    <w:p w14:paraId="6DAAC690" w14:textId="77777777" w:rsidR="0000304F" w:rsidRDefault="0000304F" w:rsidP="004B2BBB"/>
    <w:p w14:paraId="4B908450" w14:textId="77777777" w:rsidR="0000304F" w:rsidRDefault="0000304F" w:rsidP="004B2B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97F8" w14:textId="77777777" w:rsidR="00FD1F4B" w:rsidRDefault="00FD1F4B">
    <w:pPr>
      <w:pStyle w:val="Footer"/>
    </w:pPr>
  </w:p>
  <w:p w14:paraId="0E05DC17" w14:textId="77777777" w:rsidR="00FD1F4B" w:rsidRDefault="00FD1F4B">
    <w:pPr>
      <w:pStyle w:val="Footer"/>
    </w:pPr>
  </w:p>
  <w:p w14:paraId="11D90D6A" w14:textId="77777777" w:rsidR="00C3493A" w:rsidRDefault="00C349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DC475" w14:textId="77777777" w:rsidR="0000304F" w:rsidRDefault="0000304F" w:rsidP="00FD1F4B">
      <w:pPr>
        <w:spacing w:after="0" w:line="240" w:lineRule="auto"/>
      </w:pPr>
      <w:r>
        <w:separator/>
      </w:r>
    </w:p>
    <w:p w14:paraId="06F6826A" w14:textId="77777777" w:rsidR="0000304F" w:rsidRDefault="0000304F"/>
    <w:p w14:paraId="39F5E20B" w14:textId="77777777" w:rsidR="0000304F" w:rsidRDefault="0000304F" w:rsidP="00257FD8"/>
    <w:p w14:paraId="28ED890E" w14:textId="77777777" w:rsidR="0000304F" w:rsidRDefault="0000304F" w:rsidP="004B2BBB"/>
    <w:p w14:paraId="3BAF9562" w14:textId="77777777" w:rsidR="0000304F" w:rsidRDefault="0000304F" w:rsidP="004B2BBB"/>
  </w:footnote>
  <w:footnote w:type="continuationSeparator" w:id="0">
    <w:p w14:paraId="339C3F5C" w14:textId="77777777" w:rsidR="0000304F" w:rsidRDefault="0000304F" w:rsidP="00FD1F4B">
      <w:pPr>
        <w:spacing w:after="0" w:line="240" w:lineRule="auto"/>
      </w:pPr>
      <w:r>
        <w:continuationSeparator/>
      </w:r>
    </w:p>
    <w:p w14:paraId="0C378DC2" w14:textId="77777777" w:rsidR="0000304F" w:rsidRDefault="0000304F"/>
    <w:p w14:paraId="4A45FD14" w14:textId="77777777" w:rsidR="0000304F" w:rsidRDefault="0000304F" w:rsidP="00257FD8"/>
    <w:p w14:paraId="7A0ACB8B" w14:textId="77777777" w:rsidR="0000304F" w:rsidRDefault="0000304F" w:rsidP="004B2BBB"/>
    <w:p w14:paraId="0B2F8730" w14:textId="77777777" w:rsidR="0000304F" w:rsidRDefault="0000304F" w:rsidP="004B2B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CFC9C" w14:textId="77777777" w:rsidR="00B17979" w:rsidRDefault="00B17979">
    <w:pPr>
      <w:pStyle w:val="Header"/>
      <w:jc w:val="center"/>
    </w:pPr>
  </w:p>
  <w:p w14:paraId="0933B8E1" w14:textId="77777777" w:rsidR="00B17979" w:rsidRDefault="00B179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A50EE" w14:textId="77777777" w:rsidR="00B17979" w:rsidRDefault="00B17979">
    <w:pPr>
      <w:pStyle w:val="Header"/>
      <w:jc w:val="center"/>
    </w:pPr>
  </w:p>
  <w:p w14:paraId="1F6F6BB1" w14:textId="77777777" w:rsidR="00B17979" w:rsidRDefault="00B179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124BA598" w14:textId="77777777" w:rsidR="00B17979" w:rsidRDefault="00B17979">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B1C7B34" w14:textId="77777777" w:rsidR="00B17979" w:rsidRDefault="00B179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EC9"/>
    <w:multiLevelType w:val="hybridMultilevel"/>
    <w:tmpl w:val="13DE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150EA"/>
    <w:multiLevelType w:val="hybridMultilevel"/>
    <w:tmpl w:val="BB10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F4F1D"/>
    <w:multiLevelType w:val="hybridMultilevel"/>
    <w:tmpl w:val="7C066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6634C"/>
    <w:multiLevelType w:val="hybridMultilevel"/>
    <w:tmpl w:val="7074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90225"/>
    <w:multiLevelType w:val="hybridMultilevel"/>
    <w:tmpl w:val="DB70E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305AB"/>
    <w:multiLevelType w:val="hybridMultilevel"/>
    <w:tmpl w:val="C7303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8D4636"/>
    <w:multiLevelType w:val="hybridMultilevel"/>
    <w:tmpl w:val="99A8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650E2F"/>
    <w:multiLevelType w:val="hybridMultilevel"/>
    <w:tmpl w:val="FE2C8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BA36CD"/>
    <w:multiLevelType w:val="hybridMultilevel"/>
    <w:tmpl w:val="13F2B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88402B"/>
    <w:multiLevelType w:val="hybridMultilevel"/>
    <w:tmpl w:val="A7DC1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41FAE"/>
    <w:multiLevelType w:val="hybridMultilevel"/>
    <w:tmpl w:val="88E05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A4F97"/>
    <w:multiLevelType w:val="hybridMultilevel"/>
    <w:tmpl w:val="230C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E74154"/>
    <w:multiLevelType w:val="hybridMultilevel"/>
    <w:tmpl w:val="DEA4F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806919"/>
    <w:multiLevelType w:val="hybridMultilevel"/>
    <w:tmpl w:val="48E637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E977EC"/>
    <w:multiLevelType w:val="hybridMultilevel"/>
    <w:tmpl w:val="F4AE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14570"/>
    <w:multiLevelType w:val="hybridMultilevel"/>
    <w:tmpl w:val="138C25E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91F5C5E"/>
    <w:multiLevelType w:val="hybridMultilevel"/>
    <w:tmpl w:val="9ADA29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F41231"/>
    <w:multiLevelType w:val="hybridMultilevel"/>
    <w:tmpl w:val="FBE40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3F3589"/>
    <w:multiLevelType w:val="hybridMultilevel"/>
    <w:tmpl w:val="AA52A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705F01"/>
    <w:multiLevelType w:val="hybridMultilevel"/>
    <w:tmpl w:val="E4CE4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8363475"/>
    <w:multiLevelType w:val="hybridMultilevel"/>
    <w:tmpl w:val="562EB0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9A3674F"/>
    <w:multiLevelType w:val="hybridMultilevel"/>
    <w:tmpl w:val="D4EAB2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40C4EAA"/>
    <w:multiLevelType w:val="hybridMultilevel"/>
    <w:tmpl w:val="ACE42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F94A3D"/>
    <w:multiLevelType w:val="hybridMultilevel"/>
    <w:tmpl w:val="8576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92BE3"/>
    <w:multiLevelType w:val="hybridMultilevel"/>
    <w:tmpl w:val="F544C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C6309D"/>
    <w:multiLevelType w:val="hybridMultilevel"/>
    <w:tmpl w:val="689A55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DEB05F4"/>
    <w:multiLevelType w:val="hybridMultilevel"/>
    <w:tmpl w:val="24C2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7743551">
    <w:abstractNumId w:val="20"/>
  </w:num>
  <w:num w:numId="2" w16cid:durableId="492987035">
    <w:abstractNumId w:val="17"/>
  </w:num>
  <w:num w:numId="3" w16cid:durableId="651763589">
    <w:abstractNumId w:val="18"/>
  </w:num>
  <w:num w:numId="4" w16cid:durableId="308676397">
    <w:abstractNumId w:val="27"/>
  </w:num>
  <w:num w:numId="5" w16cid:durableId="2134130078">
    <w:abstractNumId w:val="19"/>
  </w:num>
  <w:num w:numId="6" w16cid:durableId="407507128">
    <w:abstractNumId w:val="11"/>
  </w:num>
  <w:num w:numId="7" w16cid:durableId="1784812112">
    <w:abstractNumId w:val="2"/>
  </w:num>
  <w:num w:numId="8" w16cid:durableId="591281398">
    <w:abstractNumId w:val="22"/>
  </w:num>
  <w:num w:numId="9" w16cid:durableId="1805153846">
    <w:abstractNumId w:val="10"/>
  </w:num>
  <w:num w:numId="10" w16cid:durableId="1662536107">
    <w:abstractNumId w:val="3"/>
  </w:num>
  <w:num w:numId="11" w16cid:durableId="1747074021">
    <w:abstractNumId w:val="14"/>
  </w:num>
  <w:num w:numId="12" w16cid:durableId="1958176639">
    <w:abstractNumId w:val="9"/>
  </w:num>
  <w:num w:numId="13" w16cid:durableId="741023465">
    <w:abstractNumId w:val="24"/>
  </w:num>
  <w:num w:numId="14" w16cid:durableId="697127667">
    <w:abstractNumId w:val="0"/>
  </w:num>
  <w:num w:numId="15" w16cid:durableId="2122608981">
    <w:abstractNumId w:val="16"/>
  </w:num>
  <w:num w:numId="16" w16cid:durableId="1355500524">
    <w:abstractNumId w:val="6"/>
  </w:num>
  <w:num w:numId="17" w16cid:durableId="98765404">
    <w:abstractNumId w:val="1"/>
  </w:num>
  <w:num w:numId="18" w16cid:durableId="1354770759">
    <w:abstractNumId w:val="4"/>
  </w:num>
  <w:num w:numId="19" w16cid:durableId="236138017">
    <w:abstractNumId w:val="5"/>
  </w:num>
  <w:num w:numId="20" w16cid:durableId="805976790">
    <w:abstractNumId w:val="7"/>
  </w:num>
  <w:num w:numId="21" w16cid:durableId="178392734">
    <w:abstractNumId w:val="8"/>
  </w:num>
  <w:num w:numId="22" w16cid:durableId="556667208">
    <w:abstractNumId w:val="12"/>
  </w:num>
  <w:num w:numId="23" w16cid:durableId="1410079025">
    <w:abstractNumId w:val="21"/>
  </w:num>
  <w:num w:numId="24" w16cid:durableId="1962639184">
    <w:abstractNumId w:val="25"/>
  </w:num>
  <w:num w:numId="25" w16cid:durableId="900365249">
    <w:abstractNumId w:val="23"/>
  </w:num>
  <w:num w:numId="26" w16cid:durableId="1376657419">
    <w:abstractNumId w:val="13"/>
  </w:num>
  <w:num w:numId="27" w16cid:durableId="1086223412">
    <w:abstractNumId w:val="26"/>
  </w:num>
  <w:num w:numId="28" w16cid:durableId="18731111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át Trần">
    <w15:presenceInfo w15:providerId="AD" w15:userId="S::tranvanphat@phattran.onmicrosoft.com::379bfc49-ec7e-423c-bdf1-bf3059c136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ztzCxMDIzN7e0sDRT0lEKTi0uzszPAykwqgUAPI5GYiwAAAA="/>
  </w:docVars>
  <w:rsids>
    <w:rsidRoot w:val="009A1F3F"/>
    <w:rsid w:val="0000304F"/>
    <w:rsid w:val="00005ADC"/>
    <w:rsid w:val="00015AD5"/>
    <w:rsid w:val="000200CF"/>
    <w:rsid w:val="000376AB"/>
    <w:rsid w:val="00051F1D"/>
    <w:rsid w:val="00057CA0"/>
    <w:rsid w:val="00062187"/>
    <w:rsid w:val="0007016D"/>
    <w:rsid w:val="000718B0"/>
    <w:rsid w:val="00073B13"/>
    <w:rsid w:val="00086C7E"/>
    <w:rsid w:val="000C32E8"/>
    <w:rsid w:val="000C7827"/>
    <w:rsid w:val="000C7A2F"/>
    <w:rsid w:val="000D45D5"/>
    <w:rsid w:val="000D5F81"/>
    <w:rsid w:val="000F13C4"/>
    <w:rsid w:val="00100A15"/>
    <w:rsid w:val="00161F38"/>
    <w:rsid w:val="001745B0"/>
    <w:rsid w:val="0017586D"/>
    <w:rsid w:val="00181C85"/>
    <w:rsid w:val="00192124"/>
    <w:rsid w:val="001B30E9"/>
    <w:rsid w:val="001B3E41"/>
    <w:rsid w:val="001C1A18"/>
    <w:rsid w:val="001D5117"/>
    <w:rsid w:val="001E1468"/>
    <w:rsid w:val="001F6E2F"/>
    <w:rsid w:val="0020007E"/>
    <w:rsid w:val="002100B2"/>
    <w:rsid w:val="0021657D"/>
    <w:rsid w:val="002202FA"/>
    <w:rsid w:val="002317A1"/>
    <w:rsid w:val="00233677"/>
    <w:rsid w:val="00243B79"/>
    <w:rsid w:val="00244037"/>
    <w:rsid w:val="00257FD8"/>
    <w:rsid w:val="00263608"/>
    <w:rsid w:val="00270B0B"/>
    <w:rsid w:val="0027412B"/>
    <w:rsid w:val="002808B7"/>
    <w:rsid w:val="002B2C4C"/>
    <w:rsid w:val="002C7126"/>
    <w:rsid w:val="002E09A7"/>
    <w:rsid w:val="002E3872"/>
    <w:rsid w:val="002E762E"/>
    <w:rsid w:val="002E7B9A"/>
    <w:rsid w:val="00301258"/>
    <w:rsid w:val="00301EEB"/>
    <w:rsid w:val="00302D2E"/>
    <w:rsid w:val="00324E22"/>
    <w:rsid w:val="0034311B"/>
    <w:rsid w:val="003519D8"/>
    <w:rsid w:val="0035264C"/>
    <w:rsid w:val="00381A66"/>
    <w:rsid w:val="00384668"/>
    <w:rsid w:val="00397991"/>
    <w:rsid w:val="003A2C70"/>
    <w:rsid w:val="003A39FB"/>
    <w:rsid w:val="003A4E3D"/>
    <w:rsid w:val="003B23F0"/>
    <w:rsid w:val="003D1A46"/>
    <w:rsid w:val="003F0EC1"/>
    <w:rsid w:val="003F1A0F"/>
    <w:rsid w:val="00404052"/>
    <w:rsid w:val="00420E06"/>
    <w:rsid w:val="0042198D"/>
    <w:rsid w:val="004235F9"/>
    <w:rsid w:val="00426BB7"/>
    <w:rsid w:val="00440885"/>
    <w:rsid w:val="00443896"/>
    <w:rsid w:val="00443C0B"/>
    <w:rsid w:val="0046207A"/>
    <w:rsid w:val="00477101"/>
    <w:rsid w:val="00480100"/>
    <w:rsid w:val="004A627D"/>
    <w:rsid w:val="004A6C5C"/>
    <w:rsid w:val="004B2BBB"/>
    <w:rsid w:val="004C422A"/>
    <w:rsid w:val="00503800"/>
    <w:rsid w:val="00507287"/>
    <w:rsid w:val="00510509"/>
    <w:rsid w:val="00525EC8"/>
    <w:rsid w:val="00527233"/>
    <w:rsid w:val="00527430"/>
    <w:rsid w:val="00531811"/>
    <w:rsid w:val="005468D9"/>
    <w:rsid w:val="00551FA4"/>
    <w:rsid w:val="00576F4B"/>
    <w:rsid w:val="00583973"/>
    <w:rsid w:val="00592BB5"/>
    <w:rsid w:val="00592D8B"/>
    <w:rsid w:val="00595735"/>
    <w:rsid w:val="005C26EB"/>
    <w:rsid w:val="005F0B89"/>
    <w:rsid w:val="005F3942"/>
    <w:rsid w:val="00600330"/>
    <w:rsid w:val="00607E90"/>
    <w:rsid w:val="00622ECB"/>
    <w:rsid w:val="00627088"/>
    <w:rsid w:val="00631BA4"/>
    <w:rsid w:val="00637599"/>
    <w:rsid w:val="0065714A"/>
    <w:rsid w:val="00661ED0"/>
    <w:rsid w:val="00683876"/>
    <w:rsid w:val="00685A55"/>
    <w:rsid w:val="00687030"/>
    <w:rsid w:val="0069129F"/>
    <w:rsid w:val="006B2CE9"/>
    <w:rsid w:val="006B45C2"/>
    <w:rsid w:val="006C6ECB"/>
    <w:rsid w:val="006C79D8"/>
    <w:rsid w:val="006E79AE"/>
    <w:rsid w:val="006F4D04"/>
    <w:rsid w:val="00707BB0"/>
    <w:rsid w:val="007224D3"/>
    <w:rsid w:val="00724293"/>
    <w:rsid w:val="007457A2"/>
    <w:rsid w:val="0078264D"/>
    <w:rsid w:val="007B088C"/>
    <w:rsid w:val="007B2ADE"/>
    <w:rsid w:val="007B631E"/>
    <w:rsid w:val="007C4B66"/>
    <w:rsid w:val="007F4909"/>
    <w:rsid w:val="00824FFA"/>
    <w:rsid w:val="00830246"/>
    <w:rsid w:val="008305F8"/>
    <w:rsid w:val="00835F53"/>
    <w:rsid w:val="00840F38"/>
    <w:rsid w:val="008462F8"/>
    <w:rsid w:val="00871686"/>
    <w:rsid w:val="008919A5"/>
    <w:rsid w:val="00897041"/>
    <w:rsid w:val="008B31C1"/>
    <w:rsid w:val="008D4FB9"/>
    <w:rsid w:val="008E1855"/>
    <w:rsid w:val="008E3CA1"/>
    <w:rsid w:val="0090034B"/>
    <w:rsid w:val="009074C9"/>
    <w:rsid w:val="00930957"/>
    <w:rsid w:val="00935762"/>
    <w:rsid w:val="00955300"/>
    <w:rsid w:val="00973CB6"/>
    <w:rsid w:val="009760AD"/>
    <w:rsid w:val="0098300C"/>
    <w:rsid w:val="00991658"/>
    <w:rsid w:val="009960DD"/>
    <w:rsid w:val="009A1F3F"/>
    <w:rsid w:val="009C48BD"/>
    <w:rsid w:val="009C518A"/>
    <w:rsid w:val="009C74BB"/>
    <w:rsid w:val="009D3BA5"/>
    <w:rsid w:val="009D5B74"/>
    <w:rsid w:val="009E17A4"/>
    <w:rsid w:val="009E7270"/>
    <w:rsid w:val="009F2EEB"/>
    <w:rsid w:val="00A12B99"/>
    <w:rsid w:val="00A25438"/>
    <w:rsid w:val="00A34914"/>
    <w:rsid w:val="00A3636F"/>
    <w:rsid w:val="00A419CB"/>
    <w:rsid w:val="00A53AC1"/>
    <w:rsid w:val="00A6286B"/>
    <w:rsid w:val="00A71BBC"/>
    <w:rsid w:val="00A72207"/>
    <w:rsid w:val="00A878E5"/>
    <w:rsid w:val="00A935BA"/>
    <w:rsid w:val="00AA0021"/>
    <w:rsid w:val="00AA0C91"/>
    <w:rsid w:val="00AC31ED"/>
    <w:rsid w:val="00AC7FB2"/>
    <w:rsid w:val="00AE1EA2"/>
    <w:rsid w:val="00B01C8A"/>
    <w:rsid w:val="00B10CC7"/>
    <w:rsid w:val="00B1225B"/>
    <w:rsid w:val="00B13A7B"/>
    <w:rsid w:val="00B1529C"/>
    <w:rsid w:val="00B154D5"/>
    <w:rsid w:val="00B17979"/>
    <w:rsid w:val="00B2527E"/>
    <w:rsid w:val="00B26619"/>
    <w:rsid w:val="00B30EA7"/>
    <w:rsid w:val="00B41847"/>
    <w:rsid w:val="00B43945"/>
    <w:rsid w:val="00B642E2"/>
    <w:rsid w:val="00B87D78"/>
    <w:rsid w:val="00BA28F3"/>
    <w:rsid w:val="00BC609A"/>
    <w:rsid w:val="00BE2749"/>
    <w:rsid w:val="00C06426"/>
    <w:rsid w:val="00C115A9"/>
    <w:rsid w:val="00C1251A"/>
    <w:rsid w:val="00C21DF7"/>
    <w:rsid w:val="00C2399B"/>
    <w:rsid w:val="00C263F6"/>
    <w:rsid w:val="00C2643A"/>
    <w:rsid w:val="00C3493A"/>
    <w:rsid w:val="00C418F3"/>
    <w:rsid w:val="00C452AA"/>
    <w:rsid w:val="00C70529"/>
    <w:rsid w:val="00C87459"/>
    <w:rsid w:val="00C92044"/>
    <w:rsid w:val="00C929DF"/>
    <w:rsid w:val="00CA14AD"/>
    <w:rsid w:val="00CC26BB"/>
    <w:rsid w:val="00CD133E"/>
    <w:rsid w:val="00CE3414"/>
    <w:rsid w:val="00D07E47"/>
    <w:rsid w:val="00D22C09"/>
    <w:rsid w:val="00D55189"/>
    <w:rsid w:val="00D875E8"/>
    <w:rsid w:val="00D929C6"/>
    <w:rsid w:val="00D95F15"/>
    <w:rsid w:val="00DE388A"/>
    <w:rsid w:val="00E05F34"/>
    <w:rsid w:val="00E065AC"/>
    <w:rsid w:val="00E12A30"/>
    <w:rsid w:val="00E27309"/>
    <w:rsid w:val="00E37210"/>
    <w:rsid w:val="00E43587"/>
    <w:rsid w:val="00E46BE8"/>
    <w:rsid w:val="00E76715"/>
    <w:rsid w:val="00E9307C"/>
    <w:rsid w:val="00E93AC2"/>
    <w:rsid w:val="00E96CCA"/>
    <w:rsid w:val="00EB5A46"/>
    <w:rsid w:val="00EC29D3"/>
    <w:rsid w:val="00ED674E"/>
    <w:rsid w:val="00EE1092"/>
    <w:rsid w:val="00EE5888"/>
    <w:rsid w:val="00EF35F9"/>
    <w:rsid w:val="00F00E9E"/>
    <w:rsid w:val="00F02D5F"/>
    <w:rsid w:val="00F131E8"/>
    <w:rsid w:val="00F1756A"/>
    <w:rsid w:val="00F31496"/>
    <w:rsid w:val="00F35E54"/>
    <w:rsid w:val="00F44334"/>
    <w:rsid w:val="00F471C6"/>
    <w:rsid w:val="00F5304B"/>
    <w:rsid w:val="00F53666"/>
    <w:rsid w:val="00FC6510"/>
    <w:rsid w:val="00FD1F4B"/>
    <w:rsid w:val="00FD3556"/>
    <w:rsid w:val="00FD4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6EDD3"/>
  <w15:chartTrackingRefBased/>
  <w15:docId w15:val="{075A04AF-6DD9-42BB-A1A0-AE418227F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6AB"/>
    <w:rPr>
      <w:rFonts w:ascii="Times News Roman" w:hAnsi="Times News Roman" w:cs="Times New Roman (Body CS)"/>
      <w:sz w:val="28"/>
    </w:rPr>
  </w:style>
  <w:style w:type="paragraph" w:styleId="Heading1">
    <w:name w:val="heading 1"/>
    <w:basedOn w:val="Normal"/>
    <w:next w:val="Normal"/>
    <w:link w:val="Heading1Char"/>
    <w:uiPriority w:val="9"/>
    <w:qFormat/>
    <w:rsid w:val="00C452AA"/>
    <w:pPr>
      <w:spacing w:after="120" w:line="480" w:lineRule="auto"/>
      <w:outlineLvl w:val="0"/>
    </w:pPr>
    <w:rPr>
      <w:rFonts w:ascii="Times New Roman" w:hAnsi="Times New Roman" w:cs="Times New Roman"/>
      <w:b/>
      <w:sz w:val="36"/>
      <w:szCs w:val="36"/>
    </w:rPr>
  </w:style>
  <w:style w:type="paragraph" w:styleId="Heading2">
    <w:name w:val="heading 2"/>
    <w:basedOn w:val="Heading1"/>
    <w:next w:val="Normal"/>
    <w:link w:val="Heading2Char"/>
    <w:uiPriority w:val="9"/>
    <w:unhideWhenUsed/>
    <w:qFormat/>
    <w:rsid w:val="00161F38"/>
    <w:pPr>
      <w:outlineLvl w:val="1"/>
    </w:pPr>
    <w:rPr>
      <w:sz w:val="32"/>
      <w:szCs w:val="32"/>
    </w:rPr>
  </w:style>
  <w:style w:type="paragraph" w:styleId="Heading3">
    <w:name w:val="heading 3"/>
    <w:basedOn w:val="Normal"/>
    <w:next w:val="Normal"/>
    <w:link w:val="Heading3Char"/>
    <w:uiPriority w:val="9"/>
    <w:unhideWhenUsed/>
    <w:qFormat/>
    <w:rsid w:val="007457A2"/>
    <w:pPr>
      <w:keepNext/>
      <w:keepLines/>
      <w:spacing w:after="120" w:line="480" w:lineRule="auto"/>
      <w:outlineLvl w:val="2"/>
    </w:pPr>
    <w:rPr>
      <w:rFonts w:ascii="Times New Roman" w:eastAsiaTheme="majorEastAsia" w:hAnsi="Times New Roman"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C79D8"/>
  </w:style>
  <w:style w:type="paragraph" w:styleId="ListParagraph">
    <w:name w:val="List Paragraph"/>
    <w:basedOn w:val="Normal"/>
    <w:uiPriority w:val="34"/>
    <w:qFormat/>
    <w:rsid w:val="003A2C70"/>
    <w:pPr>
      <w:ind w:left="720"/>
      <w:contextualSpacing/>
    </w:pPr>
  </w:style>
  <w:style w:type="paragraph" w:customStyle="1" w:styleId="pre-body">
    <w:name w:val="pre-body"/>
    <w:basedOn w:val="Normal"/>
    <w:link w:val="pre-bodyChar"/>
    <w:qFormat/>
    <w:rsid w:val="00E76715"/>
    <w:pPr>
      <w:spacing w:after="120" w:line="480" w:lineRule="auto"/>
    </w:pPr>
    <w:rPr>
      <w:b/>
      <w:sz w:val="20"/>
      <w:szCs w:val="20"/>
    </w:rPr>
  </w:style>
  <w:style w:type="character" w:styleId="Hyperlink">
    <w:name w:val="Hyperlink"/>
    <w:basedOn w:val="DefaultParagraphFont"/>
    <w:uiPriority w:val="99"/>
    <w:unhideWhenUsed/>
    <w:rsid w:val="00991658"/>
    <w:rPr>
      <w:color w:val="0563C1" w:themeColor="hyperlink"/>
      <w:u w:val="single"/>
    </w:rPr>
  </w:style>
  <w:style w:type="character" w:customStyle="1" w:styleId="pre-bodyChar">
    <w:name w:val="pre-body Char"/>
    <w:basedOn w:val="DefaultParagraphFont"/>
    <w:link w:val="pre-body"/>
    <w:rsid w:val="00E76715"/>
    <w:rPr>
      <w:b/>
      <w:sz w:val="20"/>
      <w:szCs w:val="20"/>
    </w:rPr>
  </w:style>
  <w:style w:type="paragraph" w:customStyle="1" w:styleId="Title1">
    <w:name w:val="Title1"/>
    <w:basedOn w:val="Normal"/>
    <w:link w:val="Title1Char"/>
    <w:qFormat/>
    <w:rsid w:val="00C452AA"/>
    <w:pPr>
      <w:spacing w:after="120" w:line="480" w:lineRule="auto"/>
    </w:pPr>
    <w:rPr>
      <w:sz w:val="44"/>
      <w:szCs w:val="44"/>
    </w:rPr>
  </w:style>
  <w:style w:type="character" w:customStyle="1" w:styleId="Heading1Char">
    <w:name w:val="Heading 1 Char"/>
    <w:basedOn w:val="DefaultParagraphFont"/>
    <w:link w:val="Heading1"/>
    <w:uiPriority w:val="9"/>
    <w:rsid w:val="00C452AA"/>
    <w:rPr>
      <w:rFonts w:ascii="Times New Roman" w:hAnsi="Times New Roman" w:cs="Times New Roman"/>
      <w:b/>
      <w:sz w:val="36"/>
      <w:szCs w:val="36"/>
    </w:rPr>
  </w:style>
  <w:style w:type="character" w:customStyle="1" w:styleId="Title1Char">
    <w:name w:val="Title1 Char"/>
    <w:basedOn w:val="DefaultParagraphFont"/>
    <w:link w:val="Title1"/>
    <w:rsid w:val="00C452AA"/>
    <w:rPr>
      <w:sz w:val="44"/>
      <w:szCs w:val="44"/>
    </w:rPr>
  </w:style>
  <w:style w:type="character" w:customStyle="1" w:styleId="Heading2Char">
    <w:name w:val="Heading 2 Char"/>
    <w:basedOn w:val="DefaultParagraphFont"/>
    <w:link w:val="Heading2"/>
    <w:uiPriority w:val="9"/>
    <w:rsid w:val="00161F38"/>
    <w:rPr>
      <w:rFonts w:ascii="Times New Roman" w:hAnsi="Times New Roman" w:cs="Times New Roman"/>
      <w:b/>
      <w:sz w:val="32"/>
      <w:szCs w:val="32"/>
    </w:rPr>
  </w:style>
  <w:style w:type="table" w:styleId="TableGrid">
    <w:name w:val="Table Grid"/>
    <w:basedOn w:val="TableNormal"/>
    <w:uiPriority w:val="39"/>
    <w:rsid w:val="0042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286B"/>
    <w:rPr>
      <w:color w:val="808080"/>
    </w:rPr>
  </w:style>
  <w:style w:type="paragraph" w:styleId="Header">
    <w:name w:val="header"/>
    <w:basedOn w:val="Normal"/>
    <w:link w:val="HeaderChar"/>
    <w:uiPriority w:val="99"/>
    <w:unhideWhenUsed/>
    <w:rsid w:val="00FD1F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F4B"/>
  </w:style>
  <w:style w:type="paragraph" w:styleId="Footer">
    <w:name w:val="footer"/>
    <w:basedOn w:val="Normal"/>
    <w:link w:val="FooterChar"/>
    <w:uiPriority w:val="99"/>
    <w:unhideWhenUsed/>
    <w:rsid w:val="00FD1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F4B"/>
  </w:style>
  <w:style w:type="paragraph" w:styleId="CommentText">
    <w:name w:val="annotation text"/>
    <w:basedOn w:val="Normal"/>
    <w:link w:val="CommentTextChar"/>
    <w:uiPriority w:val="99"/>
    <w:semiHidden/>
    <w:unhideWhenUsed/>
    <w:rsid w:val="00EC29D3"/>
    <w:pPr>
      <w:spacing w:line="240" w:lineRule="auto"/>
    </w:pPr>
    <w:rPr>
      <w:sz w:val="20"/>
      <w:szCs w:val="20"/>
    </w:rPr>
  </w:style>
  <w:style w:type="character" w:customStyle="1" w:styleId="CommentTextChar">
    <w:name w:val="Comment Text Char"/>
    <w:basedOn w:val="DefaultParagraphFont"/>
    <w:link w:val="CommentText"/>
    <w:uiPriority w:val="99"/>
    <w:semiHidden/>
    <w:rsid w:val="00EC29D3"/>
    <w:rPr>
      <w:sz w:val="20"/>
      <w:szCs w:val="20"/>
    </w:rPr>
  </w:style>
  <w:style w:type="paragraph" w:styleId="CommentSubject">
    <w:name w:val="annotation subject"/>
    <w:basedOn w:val="CommentText"/>
    <w:next w:val="CommentText"/>
    <w:link w:val="CommentSubjectChar"/>
    <w:uiPriority w:val="99"/>
    <w:semiHidden/>
    <w:unhideWhenUsed/>
    <w:rsid w:val="00EC29D3"/>
    <w:pPr>
      <w:spacing w:after="0"/>
    </w:pPr>
    <w:rPr>
      <w:rFonts w:ascii="Times New Roman" w:hAnsi="Times New Roman"/>
      <w:b/>
      <w:bCs/>
    </w:rPr>
  </w:style>
  <w:style w:type="character" w:customStyle="1" w:styleId="CommentSubjectChar">
    <w:name w:val="Comment Subject Char"/>
    <w:basedOn w:val="CommentTextChar"/>
    <w:link w:val="CommentSubject"/>
    <w:uiPriority w:val="99"/>
    <w:semiHidden/>
    <w:rsid w:val="00EC29D3"/>
    <w:rPr>
      <w:rFonts w:ascii="Times New Roman" w:hAnsi="Times New Roman"/>
      <w:b/>
      <w:bCs/>
      <w:sz w:val="20"/>
      <w:szCs w:val="20"/>
    </w:rPr>
  </w:style>
  <w:style w:type="paragraph" w:styleId="Caption">
    <w:name w:val="caption"/>
    <w:basedOn w:val="Normal"/>
    <w:next w:val="Normal"/>
    <w:uiPriority w:val="35"/>
    <w:unhideWhenUsed/>
    <w:qFormat/>
    <w:rsid w:val="00631BA4"/>
    <w:pPr>
      <w:spacing w:after="200" w:line="240" w:lineRule="auto"/>
    </w:pPr>
    <w:rPr>
      <w:b/>
      <w:iCs/>
      <w:sz w:val="24"/>
      <w:szCs w:val="18"/>
    </w:rPr>
  </w:style>
  <w:style w:type="paragraph" w:customStyle="1" w:styleId="Nidungvnbn">
    <w:name w:val="Nội dung văn bản"/>
    <w:basedOn w:val="Normal"/>
    <w:link w:val="NidungvnbnChar"/>
    <w:qFormat/>
    <w:rsid w:val="00B41847"/>
    <w:pPr>
      <w:spacing w:after="0" w:line="360" w:lineRule="auto"/>
      <w:ind w:firstLine="720"/>
      <w:jc w:val="both"/>
    </w:pPr>
    <w:rPr>
      <w:rFonts w:ascii="Times New Roman" w:hAnsi="Times New Roman" w:cstheme="minorBidi"/>
      <w:sz w:val="26"/>
      <w:szCs w:val="26"/>
    </w:rPr>
  </w:style>
  <w:style w:type="character" w:customStyle="1" w:styleId="NidungvnbnChar">
    <w:name w:val="Nội dung văn bản Char"/>
    <w:basedOn w:val="DefaultParagraphFont"/>
    <w:link w:val="Nidungvnbn"/>
    <w:qFormat/>
    <w:rsid w:val="00B41847"/>
    <w:rPr>
      <w:rFonts w:ascii="Times New Roman" w:hAnsi="Times New Roman"/>
      <w:sz w:val="26"/>
      <w:szCs w:val="26"/>
    </w:rPr>
  </w:style>
  <w:style w:type="character" w:customStyle="1" w:styleId="Heading3Char">
    <w:name w:val="Heading 3 Char"/>
    <w:basedOn w:val="DefaultParagraphFont"/>
    <w:link w:val="Heading3"/>
    <w:uiPriority w:val="9"/>
    <w:rsid w:val="007457A2"/>
    <w:rPr>
      <w:rFonts w:ascii="Times New Roman" w:eastAsiaTheme="majorEastAsia" w:hAnsi="Times New Roman" w:cstheme="majorBidi"/>
      <w:b/>
      <w:color w:val="000000" w:themeColor="text1"/>
      <w:sz w:val="28"/>
      <w:szCs w:val="24"/>
    </w:rPr>
  </w:style>
  <w:style w:type="paragraph" w:styleId="TOC1">
    <w:name w:val="toc 1"/>
    <w:basedOn w:val="Normal"/>
    <w:next w:val="Normal"/>
    <w:autoRedefine/>
    <w:uiPriority w:val="39"/>
    <w:unhideWhenUsed/>
    <w:rsid w:val="008D4FB9"/>
    <w:pPr>
      <w:spacing w:after="100"/>
    </w:pPr>
  </w:style>
  <w:style w:type="paragraph" w:styleId="TOC2">
    <w:name w:val="toc 2"/>
    <w:basedOn w:val="Normal"/>
    <w:next w:val="Normal"/>
    <w:autoRedefine/>
    <w:uiPriority w:val="39"/>
    <w:unhideWhenUsed/>
    <w:rsid w:val="008D4FB9"/>
    <w:pPr>
      <w:spacing w:after="100"/>
      <w:ind w:left="280"/>
    </w:pPr>
  </w:style>
  <w:style w:type="paragraph" w:styleId="TOC3">
    <w:name w:val="toc 3"/>
    <w:basedOn w:val="Normal"/>
    <w:next w:val="Normal"/>
    <w:autoRedefine/>
    <w:uiPriority w:val="39"/>
    <w:unhideWhenUsed/>
    <w:rsid w:val="008D4FB9"/>
    <w:pPr>
      <w:spacing w:after="100"/>
      <w:ind w:left="560"/>
    </w:pPr>
  </w:style>
  <w:style w:type="paragraph" w:styleId="TOCHeading">
    <w:name w:val="TOC Heading"/>
    <w:basedOn w:val="Heading1"/>
    <w:next w:val="Normal"/>
    <w:uiPriority w:val="39"/>
    <w:unhideWhenUsed/>
    <w:qFormat/>
    <w:rsid w:val="008D4FB9"/>
    <w:pPr>
      <w:keepNext/>
      <w:keepLines/>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20111">
      <w:bodyDiv w:val="1"/>
      <w:marLeft w:val="0"/>
      <w:marRight w:val="0"/>
      <w:marTop w:val="0"/>
      <w:marBottom w:val="0"/>
      <w:divBdr>
        <w:top w:val="none" w:sz="0" w:space="0" w:color="auto"/>
        <w:left w:val="none" w:sz="0" w:space="0" w:color="auto"/>
        <w:bottom w:val="none" w:sz="0" w:space="0" w:color="auto"/>
        <w:right w:val="none" w:sz="0" w:space="0" w:color="auto"/>
      </w:divBdr>
    </w:div>
    <w:div w:id="490223157">
      <w:bodyDiv w:val="1"/>
      <w:marLeft w:val="0"/>
      <w:marRight w:val="0"/>
      <w:marTop w:val="0"/>
      <w:marBottom w:val="0"/>
      <w:divBdr>
        <w:top w:val="none" w:sz="0" w:space="0" w:color="auto"/>
        <w:left w:val="none" w:sz="0" w:space="0" w:color="auto"/>
        <w:bottom w:val="none" w:sz="0" w:space="0" w:color="auto"/>
        <w:right w:val="none" w:sz="0" w:space="0" w:color="auto"/>
      </w:divBdr>
    </w:div>
    <w:div w:id="724566532">
      <w:bodyDiv w:val="1"/>
      <w:marLeft w:val="0"/>
      <w:marRight w:val="0"/>
      <w:marTop w:val="0"/>
      <w:marBottom w:val="0"/>
      <w:divBdr>
        <w:top w:val="none" w:sz="0" w:space="0" w:color="auto"/>
        <w:left w:val="none" w:sz="0" w:space="0" w:color="auto"/>
        <w:bottom w:val="none" w:sz="0" w:space="0" w:color="auto"/>
        <w:right w:val="none" w:sz="0" w:space="0" w:color="auto"/>
      </w:divBdr>
    </w:div>
    <w:div w:id="961348477">
      <w:bodyDiv w:val="1"/>
      <w:marLeft w:val="0"/>
      <w:marRight w:val="0"/>
      <w:marTop w:val="0"/>
      <w:marBottom w:val="0"/>
      <w:divBdr>
        <w:top w:val="none" w:sz="0" w:space="0" w:color="auto"/>
        <w:left w:val="none" w:sz="0" w:space="0" w:color="auto"/>
        <w:bottom w:val="none" w:sz="0" w:space="0" w:color="auto"/>
        <w:right w:val="none" w:sz="0" w:space="0" w:color="auto"/>
      </w:divBdr>
      <w:divsChild>
        <w:div w:id="1100175012">
          <w:marLeft w:val="640"/>
          <w:marRight w:val="0"/>
          <w:marTop w:val="0"/>
          <w:marBottom w:val="0"/>
          <w:divBdr>
            <w:top w:val="none" w:sz="0" w:space="0" w:color="auto"/>
            <w:left w:val="none" w:sz="0" w:space="0" w:color="auto"/>
            <w:bottom w:val="none" w:sz="0" w:space="0" w:color="auto"/>
            <w:right w:val="none" w:sz="0" w:space="0" w:color="auto"/>
          </w:divBdr>
        </w:div>
        <w:div w:id="1721246991">
          <w:marLeft w:val="640"/>
          <w:marRight w:val="0"/>
          <w:marTop w:val="0"/>
          <w:marBottom w:val="0"/>
          <w:divBdr>
            <w:top w:val="none" w:sz="0" w:space="0" w:color="auto"/>
            <w:left w:val="none" w:sz="0" w:space="0" w:color="auto"/>
            <w:bottom w:val="none" w:sz="0" w:space="0" w:color="auto"/>
            <w:right w:val="none" w:sz="0" w:space="0" w:color="auto"/>
          </w:divBdr>
        </w:div>
      </w:divsChild>
    </w:div>
    <w:div w:id="1022513996">
      <w:bodyDiv w:val="1"/>
      <w:marLeft w:val="0"/>
      <w:marRight w:val="0"/>
      <w:marTop w:val="0"/>
      <w:marBottom w:val="0"/>
      <w:divBdr>
        <w:top w:val="none" w:sz="0" w:space="0" w:color="auto"/>
        <w:left w:val="none" w:sz="0" w:space="0" w:color="auto"/>
        <w:bottom w:val="none" w:sz="0" w:space="0" w:color="auto"/>
        <w:right w:val="none" w:sz="0" w:space="0" w:color="auto"/>
      </w:divBdr>
    </w:div>
    <w:div w:id="1716655430">
      <w:bodyDiv w:val="1"/>
      <w:marLeft w:val="0"/>
      <w:marRight w:val="0"/>
      <w:marTop w:val="0"/>
      <w:marBottom w:val="0"/>
      <w:divBdr>
        <w:top w:val="none" w:sz="0" w:space="0" w:color="auto"/>
        <w:left w:val="none" w:sz="0" w:space="0" w:color="auto"/>
        <w:bottom w:val="none" w:sz="0" w:space="0" w:color="auto"/>
        <w:right w:val="none" w:sz="0" w:space="0" w:color="auto"/>
      </w:divBdr>
    </w:div>
    <w:div w:id="1749619820">
      <w:bodyDiv w:val="1"/>
      <w:marLeft w:val="0"/>
      <w:marRight w:val="0"/>
      <w:marTop w:val="0"/>
      <w:marBottom w:val="0"/>
      <w:divBdr>
        <w:top w:val="none" w:sz="0" w:space="0" w:color="auto"/>
        <w:left w:val="none" w:sz="0" w:space="0" w:color="auto"/>
        <w:bottom w:val="none" w:sz="0" w:space="0" w:color="auto"/>
        <w:right w:val="none" w:sz="0" w:space="0" w:color="auto"/>
      </w:divBdr>
      <w:divsChild>
        <w:div w:id="1597521987">
          <w:marLeft w:val="640"/>
          <w:marRight w:val="0"/>
          <w:marTop w:val="0"/>
          <w:marBottom w:val="0"/>
          <w:divBdr>
            <w:top w:val="none" w:sz="0" w:space="0" w:color="auto"/>
            <w:left w:val="none" w:sz="0" w:space="0" w:color="auto"/>
            <w:bottom w:val="none" w:sz="0" w:space="0" w:color="auto"/>
            <w:right w:val="none" w:sz="0" w:space="0" w:color="auto"/>
          </w:divBdr>
        </w:div>
        <w:div w:id="1816751488">
          <w:marLeft w:val="640"/>
          <w:marRight w:val="0"/>
          <w:marTop w:val="0"/>
          <w:marBottom w:val="0"/>
          <w:divBdr>
            <w:top w:val="none" w:sz="0" w:space="0" w:color="auto"/>
            <w:left w:val="none" w:sz="0" w:space="0" w:color="auto"/>
            <w:bottom w:val="none" w:sz="0" w:space="0" w:color="auto"/>
            <w:right w:val="none" w:sz="0" w:space="0" w:color="auto"/>
          </w:divBdr>
        </w:div>
      </w:divsChild>
    </w:div>
    <w:div w:id="1940486362">
      <w:bodyDiv w:val="1"/>
      <w:marLeft w:val="0"/>
      <w:marRight w:val="0"/>
      <w:marTop w:val="0"/>
      <w:marBottom w:val="0"/>
      <w:divBdr>
        <w:top w:val="none" w:sz="0" w:space="0" w:color="auto"/>
        <w:left w:val="none" w:sz="0" w:space="0" w:color="auto"/>
        <w:bottom w:val="none" w:sz="0" w:space="0" w:color="auto"/>
        <w:right w:val="none" w:sz="0" w:space="0" w:color="auto"/>
      </w:divBdr>
    </w:div>
    <w:div w:id="212391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tt\Documents\Custom%20Office%20Templates\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32AD569-F01F-469B-BC73-888D99DD383C}"/>
      </w:docPartPr>
      <w:docPartBody>
        <w:p w:rsidR="00AF499F" w:rsidRDefault="008950A9">
          <w:r w:rsidRPr="006478D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0A9"/>
    <w:rsid w:val="000B29E8"/>
    <w:rsid w:val="002C1302"/>
    <w:rsid w:val="003B35DC"/>
    <w:rsid w:val="006258C7"/>
    <w:rsid w:val="007221AC"/>
    <w:rsid w:val="00865260"/>
    <w:rsid w:val="00871731"/>
    <w:rsid w:val="008950A9"/>
    <w:rsid w:val="00974729"/>
    <w:rsid w:val="00AB2BA7"/>
    <w:rsid w:val="00AF499F"/>
    <w:rsid w:val="00BD101E"/>
    <w:rsid w:val="00BE3630"/>
    <w:rsid w:val="00C1312E"/>
    <w:rsid w:val="00E60B5E"/>
    <w:rsid w:val="00F80654"/>
    <w:rsid w:val="00F83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312E"/>
    <w:rPr>
      <w:color w:val="808080"/>
    </w:rPr>
  </w:style>
  <w:style w:type="paragraph" w:customStyle="1" w:styleId="BA9E0C81389B4B0197E58095DC542AAE">
    <w:name w:val="BA9E0C81389B4B0197E58095DC542AAE"/>
    <w:rsid w:val="007221AC"/>
  </w:style>
  <w:style w:type="paragraph" w:customStyle="1" w:styleId="0D4FA53220854BAB8FE0427F27ED4C08">
    <w:name w:val="0D4FA53220854BAB8FE0427F27ED4C08"/>
    <w:rsid w:val="007221AC"/>
  </w:style>
  <w:style w:type="paragraph" w:customStyle="1" w:styleId="74ABD1F377F9447C8D223961A396E3DE">
    <w:name w:val="74ABD1F377F9447C8D223961A396E3DE"/>
    <w:rsid w:val="007221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21A2DB-77CD-7E4F-A146-F00DC1E325B1}">
  <we:reference id="wa104382081" version="1.55.1.0" store="en-US" storeType="OMEX"/>
  <we:alternateReferences>
    <we:reference id="wa104382081" version="1.55.1.0" store="en-US" storeType="OMEX"/>
  </we:alternateReferences>
  <we:properties>
    <we:property name="MENDELEY_CITATIONS" value="[{&quot;citationID&quot;:&quot;MENDELEY_CITATION_1c05f229-1c99-4dc3-9ebb-e1f67855c825&quot;,&quot;properties&quot;:{&quot;noteIndex&quot;:0},&quot;isEdited&quot;:false,&quot;manualOverride&quot;:{&quot;isManuallyOverridden&quot;:false,&quot;citeprocText&quot;:&quot;[1]&quot;,&quot;manualOverrideText&quot;:&quot;&quot;},&quot;citationTag&quot;:&quot;MENDELEY_CITATION_v3_eyJjaXRhdGlvbklEIjoiTUVOREVMRVlfQ0lUQVRJT05fMWMwNWYyMjktMWM5OS00ZGMzLTllYmItZTFmNjc4NTVjODI1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quot;,&quot;citationItems&quot;:[{&quot;id&quot;:&quot;aabd5d51-301c-34aa-93ba-5a5a35a962d6&quot;,&quot;itemData&quot;:{&quot;type&quot;:&quot;article-journal&quot;,&quot;id&quot;:&quot;aabd5d51-301c-34aa-93ba-5a5a35a962d6&quot;,&quot;title&quot;:&quot;Efficient weighted probabilistic frequent itemset mining in uncertain databases&quot;,&quot;author&quot;:[{&quot;family&quot;:&quot;Li&quot;,&quot;given&quot;:&quot;Zhiyang&quot;,&quot;parse-names&quot;:false,&quot;dropping-particle&quot;:&quot;&quot;,&quot;non-dropping-particle&quot;:&quot;&quot;},{&quot;family&quot;:&quot;Chen&quot;,&quot;given&quot;:&quot;Fengjuan&quot;,&quot;parse-names&quot;:false,&quot;dropping-particle&quot;:&quot;&quot;,&quot;non-dropping-particle&quot;:&quot;&quot;},{&quot;family&quot;:&quot;Wu&quot;,&quot;given&quot;:&quot;Junfeng&quot;,&quot;parse-names&quot;:false,&quot;dropping-particle&quot;:&quot;&quot;,&quot;non-dropping-particle&quot;:&quot;&quot;},{&quot;family&quot;:&quot;Liu&quot;,&quot;given&quot;:&quot;Zhaobin&quot;,&quot;parse-names&quot;:false,&quot;dropping-particle&quot;:&quot;&quot;,&quot;non-dropping-particle&quot;:&quot;&quot;},{&quot;family&quot;:&quot;Liu&quot;,&quot;given&quot;:&quot;Weijiang&quot;,&quot;parse-names&quot;:false,&quot;dropping-particle&quot;:&quot;&quot;,&quot;non-dropping-particle&quot;:&quot;&quot;}],&quot;container-title&quot;:&quot;Expert Systems&quot;,&quot;container-title-short&quot;:&quot;Expert Syst&quot;,&quot;DOI&quot;:&quot;10.1111/exsy.12551&quot;,&quot;ISSN&quot;:&quot;0266-4720&quot;,&quot;issued&quot;:{&quot;date-parts&quot;:[[2021,8,7]]},&quot;abstract&quot;:&quot;&lt;p&gt;Uncertain data mining has attracted so much interest in many emerging applications over the past decade. An issue of particular interest is to discover the frequent itemsets in uncertain databases. As an item would not appear in a transaction of such database for certain, several probability models are presented to measure the frequency of an itemset, and the frequent itemset over probabilistic data generally has two different definitions: the expected support‐based frequent itemset and probabilistic frequent itemset. Meanwhile, it is noted that the frequency itself cannot identify useful or meaningful patterns in some scenarios. Other measures such as the importance of items should be also taken into account. To this end, some studies recently have been done on weighted (importance) frequent itemset mining in uncertain databases. However, they are only designed for the expected support‐based frequent itemset, and suffer from low efficiency due to generating too many frequent itemset candidates. To address this issue, we propose a novel weighted probabilistic frequent itemsets (w‐PFIs) algorithm. Moreover, we derive a probability model for the support of a w‐PFI candidate in our method and present three pruning techniques to narrow the search space and remove the unpromising candidates immediately. Extensive experiments have been conducted on both real and synthetic datasets, to evaluate the performance of our w‐PFI algorithm in terms of runtime, accuracy and scalability. Results show that our algorithm yields the best performance among the existing algorithms.&lt;/p&gt;&quot;,&quot;issue&quot;:&quot;5&quot;,&quot;volume&quot;:&quot;38&quot;},&quot;isTemporary&quot;:false}]},{&quot;citationID&quot;:&quot;MENDELEY_CITATION_c7d9469a-e09a-4fd2-8b83-8497e0dad779&quot;,&quot;properties&quot;:{&quot;noteIndex&quot;:0},&quot;isEdited&quot;:false,&quot;manualOverride&quot;:{&quot;isManuallyOverridden&quot;:false,&quot;citeprocText&quot;:&quot;[1]&quot;,&quot;manualOverrideText&quot;:&quot;&quot;},&quot;citationTag&quot;:&quot;MENDELEY_CITATION_v3_eyJjaXRhdGlvbklEIjoiTUVOREVMRVlfQ0lUQVRJT05fYzdkOTQ2OWEtZTA5YS00ZmQyLThiODMtODQ5N2UwZGFkNzc5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quot;,&quot;citationItems&quot;:[{&quot;id&quot;:&quot;aabd5d51-301c-34aa-93ba-5a5a35a962d6&quot;,&quot;itemData&quot;:{&quot;type&quot;:&quot;article-journal&quot;,&quot;id&quot;:&quot;aabd5d51-301c-34aa-93ba-5a5a35a962d6&quot;,&quot;title&quot;:&quot;Efficient weighted probabilistic frequent itemset mining in uncertain databases&quot;,&quot;author&quot;:[{&quot;family&quot;:&quot;Li&quot;,&quot;given&quot;:&quot;Zhiyang&quot;,&quot;parse-names&quot;:false,&quot;dropping-particle&quot;:&quot;&quot;,&quot;non-dropping-particle&quot;:&quot;&quot;},{&quot;family&quot;:&quot;Chen&quot;,&quot;given&quot;:&quot;Fengjuan&quot;,&quot;parse-names&quot;:false,&quot;dropping-particle&quot;:&quot;&quot;,&quot;non-dropping-particle&quot;:&quot;&quot;},{&quot;family&quot;:&quot;Wu&quot;,&quot;given&quot;:&quot;Junfeng&quot;,&quot;parse-names&quot;:false,&quot;dropping-particle&quot;:&quot;&quot;,&quot;non-dropping-particle&quot;:&quot;&quot;},{&quot;family&quot;:&quot;Liu&quot;,&quot;given&quot;:&quot;Zhaobin&quot;,&quot;parse-names&quot;:false,&quot;dropping-particle&quot;:&quot;&quot;,&quot;non-dropping-particle&quot;:&quot;&quot;},{&quot;family&quot;:&quot;Liu&quot;,&quot;given&quot;:&quot;Weijiang&quot;,&quot;parse-names&quot;:false,&quot;dropping-particle&quot;:&quot;&quot;,&quot;non-dropping-particle&quot;:&quot;&quot;}],&quot;container-title&quot;:&quot;Expert Systems&quot;,&quot;container-title-short&quot;:&quot;Expert Syst&quot;,&quot;DOI&quot;:&quot;10.1111/exsy.12551&quot;,&quot;ISSN&quot;:&quot;0266-4720&quot;,&quot;issued&quot;:{&quot;date-parts&quot;:[[2021,8,7]]},&quot;abstract&quot;:&quot;&lt;p&gt;Uncertain data mining has attracted so much interest in many emerging applications over the past decade. An issue of particular interest is to discover the frequent itemsets in uncertain databases. As an item would not appear in a transaction of such database for certain, several probability models are presented to measure the frequency of an itemset, and the frequent itemset over probabilistic data generally has two different definitions: the expected support‐based frequent itemset and probabilistic frequent itemset. Meanwhile, it is noted that the frequency itself cannot identify useful or meaningful patterns in some scenarios. Other measures such as the importance of items should be also taken into account. To this end, some studies recently have been done on weighted (importance) frequent itemset mining in uncertain databases. However, they are only designed for the expected support‐based frequent itemset, and suffer from low efficiency due to generating too many frequent itemset candidates. To address this issue, we propose a novel weighted probabilistic frequent itemsets (w‐PFIs) algorithm. Moreover, we derive a probability model for the support of a w‐PFI candidate in our method and present three pruning techniques to narrow the search space and remove the unpromising candidates immediately. Extensive experiments have been conducted on both real and synthetic datasets, to evaluate the performance of our w‐PFI algorithm in terms of runtime, accuracy and scalability. Results show that our algorithm yields the best performance among the existing algorithms.&lt;/p&gt;&quot;,&quot;issue&quot;:&quot;5&quot;,&quot;volume&quot;:&quot;38&quot;},&quot;isTemporary&quot;:false}]},{&quot;citationID&quot;:&quot;MENDELEY_CITATION_f0861d69-1981-423d-ba7f-bae78bcc3b06&quot;,&quot;properties&quot;:{&quot;noteIndex&quot;:0},&quot;isEdited&quot;:false,&quot;manualOverride&quot;:{&quot;isManuallyOverridden&quot;:false,&quot;citeprocText&quot;:&quot;[2]&quot;,&quot;manualOverrideText&quot;:&quot;&quot;},&quot;citationTag&quot;:&quot;MENDELEY_CITATION_v3_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&quot;,&quot;citationItems&quot;:[{&quot;id&quot;:&quot;3a4d5fe8-1e42-3d4e-9456-c2f6560a5382&quot;,&quot;itemData&quot;:{&quot;type&quot;:&quot;paper-conference&quot;,&quot;id&quot;:&quot;3a4d5fe8-1e42-3d4e-9456-c2f6560a5382&quot;,&quot;title&quot;:&quot;Probabilistic frequent itemset mining in uncertain databases&quot;,&quot;author&quot;:[{&quot;family&quot;:&quot;Bernecker&quot;,&quot;given&quot;:&quot;Thomas&quot;,&quot;parse-names&quot;:false,&quot;dropping-particle&quot;:&quot;&quot;,&quot;non-dropping-particle&quot;:&quot;&quot;},{&quot;family&quot;:&quot;Kriegel&quot;,&quot;given&quot;:&quot;Hans-Peter&quot;,&quot;parse-names&quot;:false,&quot;dropping-particle&quot;:&quot;&quot;,&quot;non-dropping-particle&quot;:&quot;&quot;},{&quot;family&quot;:&quot;Renz&quot;,&quot;given&quot;:&quot;Matthias&quot;,&quot;parse-names&quot;:false,&quot;dropping-particle&quot;:&quot;&quot;,&quot;non-dropping-particle&quot;:&quot;&quot;},{&quot;family&quot;:&quot;Verhein&quot;,&quot;given&quot;:&quot;Florian&quot;,&quot;parse-names&quot;:false,&quot;dropping-particle&quot;:&quot;&quot;,&quot;non-dropping-particle&quot;:&quot;&quot;},{&quot;family&quot;:&quot;Zuefle&quot;,&quot;given&quot;:&quot;Andreas&quot;,&quot;parse-names&quot;:false,&quot;dropping-particle&quot;:&quot;&quot;,&quot;non-dropping-particle&quot;:&quot;&quot;}],&quot;container-title&quot;:&quot;Proceedings of the 15th ACM SIGKDD international conference on Knowledge discovery and data mining&quot;,&quot;DOI&quot;:&quot;10.1145/1557019.1557039&quot;,&quot;ISBN&quot;:&quot;9781605584959&quot;,&quot;issued&quot;:{&quot;date-parts&quot;:[[2009,6,28]]},&quot;publisher-place&quot;:&quot;New York, NY, USA&quot;,&quot;page&quot;:&quot;119-128&quot;,&quot;publisher&quot;:&quot;ACM&quot;,&quot;container-title-short&quot;:&quot;&quot;},&quot;isTemporary&quot;:false}]},{&quot;citationID&quot;:&quot;MENDELEY_CITATION_fa5e53f4-dadb-44e2-9778-e8359c99baf7&quot;,&quot;properties&quot;:{&quot;noteIndex&quot;:0},&quot;isEdited&quot;:false,&quot;manualOverride&quot;:{&quot;isManuallyOverridden&quot;:false,&quot;citeprocText&quot;:&quot;[1]&quot;,&quot;manualOverrideText&quot;:&quot;&quot;},&quot;citationTag&quot;:&quot;MENDELEY_CITATION_v3_eyJjaXRhdGlvbklEIjoiTUVOREVMRVlfQ0lUQVRJT05fZmE1ZTUzZjQtZGFkYi00NGUyLTk3NzgtZTgzNTljOTliYWY3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quot;,&quot;citationItems&quot;:[{&quot;id&quot;:&quot;aabd5d51-301c-34aa-93ba-5a5a35a962d6&quot;,&quot;itemData&quot;:{&quot;type&quot;:&quot;article-journal&quot;,&quot;id&quot;:&quot;aabd5d51-301c-34aa-93ba-5a5a35a962d6&quot;,&quot;title&quot;:&quot;Efficient weighted probabilistic frequent itemset mining in uncertain databases&quot;,&quot;author&quot;:[{&quot;family&quot;:&quot;Li&quot;,&quot;given&quot;:&quot;Zhiyang&quot;,&quot;parse-names&quot;:false,&quot;dropping-particle&quot;:&quot;&quot;,&quot;non-dropping-particle&quot;:&quot;&quot;},{&quot;family&quot;:&quot;Chen&quot;,&quot;given&quot;:&quot;Fengjuan&quot;,&quot;parse-names&quot;:false,&quot;dropping-particle&quot;:&quot;&quot;,&quot;non-dropping-particle&quot;:&quot;&quot;},{&quot;family&quot;:&quot;Wu&quot;,&quot;given&quot;:&quot;Junfeng&quot;,&quot;parse-names&quot;:false,&quot;dropping-particle&quot;:&quot;&quot;,&quot;non-dropping-particle&quot;:&quot;&quot;},{&quot;family&quot;:&quot;Liu&quot;,&quot;given&quot;:&quot;Zhaobin&quot;,&quot;parse-names&quot;:false,&quot;dropping-particle&quot;:&quot;&quot;,&quot;non-dropping-particle&quot;:&quot;&quot;},{&quot;family&quot;:&quot;Liu&quot;,&quot;given&quot;:&quot;Weijiang&quot;,&quot;parse-names&quot;:false,&quot;dropping-particle&quot;:&quot;&quot;,&quot;non-dropping-particle&quot;:&quot;&quot;}],&quot;container-title&quot;:&quot;Expert Systems&quot;,&quot;container-title-short&quot;:&quot;Expert Syst&quot;,&quot;DOI&quot;:&quot;10.1111/exsy.12551&quot;,&quot;ISSN&quot;:&quot;0266-4720&quot;,&quot;issued&quot;:{&quot;date-parts&quot;:[[2021,8,7]]},&quot;abstract&quot;:&quot;&lt;p&gt;Uncertain data mining has attracted so much interest in many emerging applications over the past decade. An issue of particular interest is to discover the frequent itemsets in uncertain databases. As an item would not appear in a transaction of such database for certain, several probability models are presented to measure the frequency of an itemset, and the frequent itemset over probabilistic data generally has two different definitions: the expected support‐based frequent itemset and probabilistic frequent itemset. Meanwhile, it is noted that the frequency itself cannot identify useful or meaningful patterns in some scenarios. Other measures such as the importance of items should be also taken into account. To this end, some studies recently have been done on weighted (importance) frequent itemset mining in uncertain databases. However, they are only designed for the expected support‐based frequent itemset, and suffer from low efficiency due to generating too many frequent itemset candidates. To address this issue, we propose a novel weighted probabilistic frequent itemsets (w‐PFIs) algorithm. Moreover, we derive a probability model for the support of a w‐PFI candidate in our method and present three pruning techniques to narrow the search space and remove the unpromising candidates immediately. Extensive experiments have been conducted on both real and synthetic datasets, to evaluate the performance of our w‐PFI algorithm in terms of runtime, accuracy and scalability. Results show that our algorithm yields the best performance among the existing algorithms.&lt;/p&gt;&quot;,&quot;issue&quot;:&quot;5&quot;,&quot;volume&quot;:&quot;38&quot;},&quot;isTemporary&quot;:false}]},{&quot;citationID&quot;:&quot;MENDELEY_CITATION_5178e42f-0ca2-4ea4-bb93-926d5836517b&quot;,&quot;properties&quot;:{&quot;noteIndex&quot;:0},&quot;isEdited&quot;:false,&quot;manualOverride&quot;:{&quot;isManuallyOverridden&quot;:false,&quot;citeprocText&quot;:&quot;[2]&quot;,&quot;manualOverrideText&quot;:&quot;&quot;},&quot;citationTag&quot;:&quot;MENDELEY_CITATION_v3_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&quot;,&quot;citationItems&quot;:[{&quot;id&quot;:&quot;3a4d5fe8-1e42-3d4e-9456-c2f6560a5382&quot;,&quot;itemData&quot;:{&quot;type&quot;:&quot;paper-conference&quot;,&quot;id&quot;:&quot;3a4d5fe8-1e42-3d4e-9456-c2f6560a5382&quot;,&quot;title&quot;:&quot;Probabilistic frequent itemset mining in uncertain databases&quot;,&quot;author&quot;:[{&quot;family&quot;:&quot;Bernecker&quot;,&quot;given&quot;:&quot;Thomas&quot;,&quot;parse-names&quot;:false,&quot;dropping-particle&quot;:&quot;&quot;,&quot;non-dropping-particle&quot;:&quot;&quot;},{&quot;family&quot;:&quot;Kriegel&quot;,&quot;given&quot;:&quot;Hans-Peter&quot;,&quot;parse-names&quot;:false,&quot;dropping-particle&quot;:&quot;&quot;,&quot;non-dropping-particle&quot;:&quot;&quot;},{&quot;family&quot;:&quot;Renz&quot;,&quot;given&quot;:&quot;Matthias&quot;,&quot;parse-names&quot;:false,&quot;dropping-particle&quot;:&quot;&quot;,&quot;non-dropping-particle&quot;:&quot;&quot;},{&quot;family&quot;:&quot;Verhein&quot;,&quot;given&quot;:&quot;Florian&quot;,&quot;parse-names&quot;:false,&quot;dropping-particle&quot;:&quot;&quot;,&quot;non-dropping-particle&quot;:&quot;&quot;},{&quot;family&quot;:&quot;Zuefle&quot;,&quot;given&quot;:&quot;Andreas&quot;,&quot;parse-names&quot;:false,&quot;dropping-particle&quot;:&quot;&quot;,&quot;non-dropping-particle&quot;:&quot;&quot;}],&quot;container-title&quot;:&quot;Proceedings of the 15th ACM SIGKDD international conference on Knowledge discovery and data mining&quot;,&quot;DOI&quot;:&quot;10.1145/1557019.1557039&quot;,&quot;ISBN&quot;:&quot;9781605584959&quot;,&quot;issued&quot;:{&quot;date-parts&quot;:[[2009,6,28]]},&quot;publisher-place&quot;:&quot;New York, NY, USA&quot;,&quot;page&quot;:&quot;119-128&quot;,&quot;publisher&quot;:&quot;ACM&quot;,&quot;container-title-short&quot;:&quot;&quot;},&quot;isTemporary&quot;:false}]},{&quot;citationID&quot;:&quot;MENDELEY_CITATION_67e30ea1-1230-4356-bac1-12898c9f3589&quot;,&quot;properties&quot;:{&quot;noteIndex&quot;:0},&quot;isEdited&quot;:false,&quot;manualOverride&quot;:{&quot;isManuallyOverridden&quot;:false,&quot;citeprocText&quot;:&quot;[1]&quot;,&quot;manualOverrideText&quot;:&quot;&quot;},&quot;citationTag&quot;:&quot;MENDELEY_CITATION_v3_eyJjaXRhdGlvbklEIjoiTUVOREVMRVlfQ0lUQVRJT05fNjdlMzBlYTEtMTIzMC00MzU2LWJhYzEtMTI4OThjOWYzNTg5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quot;,&quot;citationItems&quot;:[{&quot;id&quot;:&quot;aabd5d51-301c-34aa-93ba-5a5a35a962d6&quot;,&quot;itemData&quot;:{&quot;type&quot;:&quot;article-journal&quot;,&quot;id&quot;:&quot;aabd5d51-301c-34aa-93ba-5a5a35a962d6&quot;,&quot;title&quot;:&quot;Efficient weighted probabilistic frequent itemset mining in uncertain databases&quot;,&quot;author&quot;:[{&quot;family&quot;:&quot;Li&quot;,&quot;given&quot;:&quot;Zhiyang&quot;,&quot;parse-names&quot;:false,&quot;dropping-particle&quot;:&quot;&quot;,&quot;non-dropping-particle&quot;:&quot;&quot;},{&quot;family&quot;:&quot;Chen&quot;,&quot;given&quot;:&quot;Fengjuan&quot;,&quot;parse-names&quot;:false,&quot;dropping-particle&quot;:&quot;&quot;,&quot;non-dropping-particle&quot;:&quot;&quot;},{&quot;family&quot;:&quot;Wu&quot;,&quot;given&quot;:&quot;Junfeng&quot;,&quot;parse-names&quot;:false,&quot;dropping-particle&quot;:&quot;&quot;,&quot;non-dropping-particle&quot;:&quot;&quot;},{&quot;family&quot;:&quot;Liu&quot;,&quot;given&quot;:&quot;Zhaobin&quot;,&quot;parse-names&quot;:false,&quot;dropping-particle&quot;:&quot;&quot;,&quot;non-dropping-particle&quot;:&quot;&quot;},{&quot;family&quot;:&quot;Liu&quot;,&quot;given&quot;:&quot;Weijiang&quot;,&quot;parse-names&quot;:false,&quot;dropping-particle&quot;:&quot;&quot;,&quot;non-dropping-particle&quot;:&quot;&quot;}],&quot;container-title&quot;:&quot;Expert Systems&quot;,&quot;container-title-short&quot;:&quot;Expert Syst&quot;,&quot;DOI&quot;:&quot;10.1111/exsy.12551&quot;,&quot;ISSN&quot;:&quot;0266-4720&quot;,&quot;issued&quot;:{&quot;date-parts&quot;:[[2021,8,7]]},&quot;abstract&quot;:&quot;&lt;p&gt;Uncertain data mining has attracted so much interest in many emerging applications over the past decade. An issue of particular interest is to discover the frequent itemsets in uncertain databases. As an item would not appear in a transaction of such database for certain, several probability models are presented to measure the frequency of an itemset, and the frequent itemset over probabilistic data generally has two different definitions: the expected support‐based frequent itemset and probabilistic frequent itemset. Meanwhile, it is noted that the frequency itself cannot identify useful or meaningful patterns in some scenarios. Other measures such as the importance of items should be also taken into account. To this end, some studies recently have been done on weighted (importance) frequent itemset mining in uncertain databases. However, they are only designed for the expected support‐based frequent itemset, and suffer from low efficiency due to generating too many frequent itemset candidates. To address this issue, we propose a novel weighted probabilistic frequent itemsets (w‐PFIs) algorithm. Moreover, we derive a probability model for the support of a w‐PFI candidate in our method and present three pruning techniques to narrow the search space and remove the unpromising candidates immediately. Extensive experiments have been conducted on both real and synthetic datasets, to evaluate the performance of our w‐PFI algorithm in terms of runtime, accuracy and scalability. Results show that our algorithm yields the best performance among the existing algorithms.&lt;/p&gt;&quot;,&quot;issue&quot;:&quot;5&quot;,&quot;volume&quot;:&quot;38&quot;},&quot;isTemporary&quot;:false}]},{&quot;citationID&quot;:&quot;MENDELEY_CITATION_76fe432d-5e46-4934-92df-9607562e8038&quot;,&quot;properties&quot;:{&quot;noteIndex&quot;:0},&quot;isEdited&quot;:false,&quot;manualOverride&quot;:{&quot;isManuallyOverridden&quot;:false,&quot;citeprocText&quot;:&quot;[2]&quot;,&quot;manualOverrideText&quot;:&quot;&quot;},&quot;citationItems&quot;:[{&quot;id&quot;:&quot;3a4d5fe8-1e42-3d4e-9456-c2f6560a5382&quot;,&quot;itemData&quot;:{&quot;type&quot;:&quot;paper-conference&quot;,&quot;id&quot;:&quot;3a4d5fe8-1e42-3d4e-9456-c2f6560a5382&quot;,&quot;title&quot;:&quot;Probabilistic frequent itemset mining in uncertain databases&quot;,&quot;author&quot;:[{&quot;family&quot;:&quot;Bernecker&quot;,&quot;given&quot;:&quot;Thomas&quot;,&quot;parse-names&quot;:false,&quot;dropping-particle&quot;:&quot;&quot;,&quot;non-dropping-particle&quot;:&quot;&quot;},{&quot;family&quot;:&quot;Kriegel&quot;,&quot;given&quot;:&quot;Hans-Peter&quot;,&quot;parse-names&quot;:false,&quot;dropping-particle&quot;:&quot;&quot;,&quot;non-dropping-particle&quot;:&quot;&quot;},{&quot;family&quot;:&quot;Renz&quot;,&quot;given&quot;:&quot;Matthias&quot;,&quot;parse-names&quot;:false,&quot;dropping-particle&quot;:&quot;&quot;,&quot;non-dropping-particle&quot;:&quot;&quot;},{&quot;family&quot;:&quot;Verhein&quot;,&quot;given&quot;:&quot;Florian&quot;,&quot;parse-names&quot;:false,&quot;dropping-particle&quot;:&quot;&quot;,&quot;non-dropping-particle&quot;:&quot;&quot;},{&quot;family&quot;:&quot;Zuefle&quot;,&quot;given&quot;:&quot;Andreas&quot;,&quot;parse-names&quot;:false,&quot;dropping-particle&quot;:&quot;&quot;,&quot;non-dropping-particle&quot;:&quot;&quot;}],&quot;container-title&quot;:&quot;Proceedings of the 15th ACM SIGKDD international conference on Knowledge discovery and data mining&quot;,&quot;DOI&quot;:&quot;10.1145/1557019.1557039&quot;,&quot;ISBN&quot;:&quot;9781605584959&quot;,&quot;issued&quot;:{&quot;date-parts&quot;:[[2009,6,28]]},&quot;publisher-place&quot;:&quot;New York, NY, USA&quot;,&quot;page&quot;:&quot;119-128&quot;,&quot;publisher&quot;:&quot;ACM&quot;,&quot;container-title-short&quot;:&quot;&quot;},&quot;isTemporary&quot;:false}],&quot;citationTag&quot;:&quot;MENDELEY_CITATION_v3_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&quot;},{&quot;citationID&quot;:&quot;MENDELEY_CITATION_7271fc01-1526-46ce-b6d0-708ee7f333d7&quot;,&quot;properties&quot;:{&quot;noteIndex&quot;:0},&quot;isEdited&quot;:false,&quot;manualOverride&quot;:{&quot;isManuallyOverridden&quot;:false,&quot;citeprocText&quot;:&quot;[2]&quot;,&quot;manualOverrideText&quot;:&quot;&quot;},&quot;citationTag&quot;:&quot;MENDELEY_CITATION_v3_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&quot;,&quot;citationItems&quot;:[{&quot;id&quot;:&quot;3a4d5fe8-1e42-3d4e-9456-c2f6560a5382&quot;,&quot;itemData&quot;:{&quot;type&quot;:&quot;paper-conference&quot;,&quot;id&quot;:&quot;3a4d5fe8-1e42-3d4e-9456-c2f6560a5382&quot;,&quot;title&quot;:&quot;Probabilistic frequent itemset mining in uncertain databases&quot;,&quot;author&quot;:[{&quot;family&quot;:&quot;Bernecker&quot;,&quot;given&quot;:&quot;Thomas&quot;,&quot;parse-names&quot;:false,&quot;dropping-particle&quot;:&quot;&quot;,&quot;non-dropping-particle&quot;:&quot;&quot;},{&quot;family&quot;:&quot;Kriegel&quot;,&quot;given&quot;:&quot;Hans-Peter&quot;,&quot;parse-names&quot;:false,&quot;dropping-particle&quot;:&quot;&quot;,&quot;non-dropping-particle&quot;:&quot;&quot;},{&quot;family&quot;:&quot;Renz&quot;,&quot;given&quot;:&quot;Matthias&quot;,&quot;parse-names&quot;:false,&quot;dropping-particle&quot;:&quot;&quot;,&quot;non-dropping-particle&quot;:&quot;&quot;},{&quot;family&quot;:&quot;Verhein&quot;,&quot;given&quot;:&quot;Florian&quot;,&quot;parse-names&quot;:false,&quot;dropping-particle&quot;:&quot;&quot;,&quot;non-dropping-particle&quot;:&quot;&quot;},{&quot;family&quot;:&quot;Zuefle&quot;,&quot;given&quot;:&quot;Andreas&quot;,&quot;parse-names&quot;:false,&quot;dropping-particle&quot;:&quot;&quot;,&quot;non-dropping-particle&quot;:&quot;&quot;}],&quot;container-title&quot;:&quot;Proceedings of the 15th ACM SIGKDD international conference on Knowledge discovery and data mining&quot;,&quot;DOI&quot;:&quot;10.1145/1557019.1557039&quot;,&quot;ISBN&quot;:&quot;9781605584959&quot;,&quot;issued&quot;:{&quot;date-parts&quot;:[[2009,6,28]]},&quot;publisher-place&quot;:&quot;New York, NY, USA&quot;,&quot;page&quot;:&quot;119-128&quot;,&quot;publisher&quot;:&quot;ACM&quot;,&quot;container-title-short&quot;:&quot;&quot;},&quot;isTemporary&quot;:false}]},{&quot;citationID&quot;:&quot;MENDELEY_CITATION_14e65501-f6c1-45b3-a7a0-1c947f4626c0&quot;,&quot;properties&quot;:{&quot;noteIndex&quot;:0},&quot;isEdited&quot;:false,&quot;manualOverride&quot;:{&quot;isManuallyOverridden&quot;:false,&quot;citeprocText&quot;:&quot;[1]&quot;,&quot;manualOverrideText&quot;:&quot;&quot;},&quot;citationTag&quot;:&quot;MENDELEY_CITATION_v3_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&quot;,&quot;citationItems&quot;:[{&quot;id&quot;:&quot;aabd5d51-301c-34aa-93ba-5a5a35a962d6&quot;,&quot;itemData&quot;:{&quot;type&quot;:&quot;article-journal&quot;,&quot;id&quot;:&quot;aabd5d51-301c-34aa-93ba-5a5a35a962d6&quot;,&quot;title&quot;:&quot;Efficient weighted probabilistic frequent itemset mining in uncertain databases&quot;,&quot;author&quot;:[{&quot;family&quot;:&quot;Li&quot;,&quot;given&quot;:&quot;Zhiyang&quot;,&quot;parse-names&quot;:false,&quot;dropping-particle&quot;:&quot;&quot;,&quot;non-dropping-particle&quot;:&quot;&quot;},{&quot;family&quot;:&quot;Chen&quot;,&quot;given&quot;:&quot;Fengjuan&quot;,&quot;parse-names&quot;:false,&quot;dropping-particle&quot;:&quot;&quot;,&quot;non-dropping-particle&quot;:&quot;&quot;},{&quot;family&quot;:&quot;Wu&quot;,&quot;given&quot;:&quot;Junfeng&quot;,&quot;parse-names&quot;:false,&quot;dropping-particle&quot;:&quot;&quot;,&quot;non-dropping-particle&quot;:&quot;&quot;},{&quot;family&quot;:&quot;Liu&quot;,&quot;given&quot;:&quot;Zhaobin&quot;,&quot;parse-names&quot;:false,&quot;dropping-particle&quot;:&quot;&quot;,&quot;non-dropping-particle&quot;:&quot;&quot;},{&quot;family&quot;:&quot;Liu&quot;,&quot;given&quot;:&quot;Weijiang&quot;,&quot;parse-names&quot;:false,&quot;dropping-particle&quot;:&quot;&quot;,&quot;non-dropping-particle&quot;:&quot;&quot;}],&quot;container-title&quot;:&quot;Expert Systems&quot;,&quot;container-title-short&quot;:&quot;Expert Syst&quot;,&quot;DOI&quot;:&quot;10.1111/exsy.12551&quot;,&quot;ISSN&quot;:&quot;0266-4720&quot;,&quot;issued&quot;:{&quot;date-parts&quot;:[[2021,8,7]]},&quot;abstract&quot;:&quot;&lt;p&gt;Uncertain data mining has attracted so much interest in many emerging applications over the past decade. An issue of particular interest is to discover the frequent itemsets in uncertain databases. As an item would not appear in a transaction of such database for certain, several probability models are presented to measure the frequency of an itemset, and the frequent itemset over probabilistic data generally has two different definitions: the expected support‐based frequent itemset and probabilistic frequent itemset. Meanwhile, it is noted that the frequency itself cannot identify useful or meaningful patterns in some scenarios. Other measures such as the importance of items should be also taken into account. To this end, some studies recently have been done on weighted (importance) frequent itemset mining in uncertain databases. However, they are only designed for the expected support‐based frequent itemset, and suffer from low efficiency due to generating too many frequent itemset candidates. To address this issue, we propose a novel weighted probabilistic frequent itemsets (w‐PFIs) algorithm. Moreover, we derive a probability model for the support of a w‐PFI candidate in our method and present three pruning techniques to narrow the search space and remove the unpromising candidates immediately. Extensive experiments have been conducted on both real and synthetic datasets, to evaluate the performance of our w‐PFI algorithm in terms of runtime, accuracy and scalability. Results show that our algorithm yields the best performance among the existing algorithms.&lt;/p&gt;&quot;,&quot;issue&quot;:&quot;5&quot;,&quot;volume&quot;:&quot;38&quot;},&quot;isTemporary&quot;:false}]}]"/>
    <we:property name="MENDELEY_CITATIONS_LOCALE_CODE" value="&quot;en-US&quot;"/>
    <we:property name="MENDELEY_CITATIONS_STYLE" value="{&quot;id&quot;:&quot;https://www.zotero.org/styles/elsevier-vancouver&quot;,&quot;title&quot;:&quot;Elsevier - Vancouver&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couver.xsl" StyleName="Vancouver" Version="1">
  <b:Source>
    <b:Tag>Li2020</b:Tag>
    <b:SourceType>JournalArticle</b:SourceType>
    <b:Guid>{FC8F0536-EAE4-4EB5-BC1F-E3C529E610CF}</b:Guid>
    <b:Title>Efficient weighted probabilistic frequent itemset mining in</b:Title>
    <b:Year>2020</b:Year>
    <b:Author>
      <b:Author>
        <b:Corporate>Zhiyang Li, Fengjuan Chen, Junfeng Wu, Zhaobin Liu, Weijiang Liu</b:Corporate>
      </b:Author>
    </b:Author>
    <b:JournalName>DOI</b:JournalName>
    <b:Pages>1-17</b:Pages>
    <b:RefOrder>1</b:RefOrder>
  </b:Source>
  <b:Source>
    <b:Tag>Zhi20</b:Tag>
    <b:SourceType>JournalArticle</b:SourceType>
    <b:Guid>{C3C6CF6A-ED58-4889-93BB-ABDE1F4B739D}</b:Guid>
    <b:Author>
      <b:Author>
        <b:Corporate>Zhiyang Li, Fengjuan Chen, Junfeng Wu, Zhaobin Liu, Weijiang Liu</b:Corporate>
      </b:Author>
    </b:Author>
    <b:Title>Efficient weighted probabilistic frequent itemset mining in</b:Title>
    <b:JournalName>Expert Systems</b:JournalName>
    <b:Year>2020</b:Year>
    <b:Month>March</b:Month>
    <b:Pages>1-17</b:Pages>
    <b:RefOrder>2</b:RefOrder>
  </b:Source>
  <b:Source>
    <b:Tag>Bernecker</b:Tag>
    <b:SourceType>JournalArticle</b:SourceType>
    <b:Guid>{D6279C0A-AF06-414D-812D-A7D50B1B49DE}</b:Guid>
    <b:Author>
      <b:Author>
        <b:NameList>
          <b:Person>
            <b:Last>Thomas Bernecker</b:Last>
            <b:First>Hans-Peter</b:First>
            <b:Middle>Kriegel, Matthias Renz, Florian Verhein,</b:Middle>
          </b:Person>
        </b:NameList>
      </b:Author>
    </b:Author>
    <b:Title>Probabilistic Frequent Itemset Mining in Uncertain</b:Title>
    <b:Year>2009</b:Year>
    <b:Pages>122-124</b:Pages>
    <b:RefOrder>1</b:RefOrder>
  </b:Source>
</b:Sources>
</file>

<file path=customXml/itemProps1.xml><?xml version="1.0" encoding="utf-8"?>
<ds:datastoreItem xmlns:ds="http://schemas.openxmlformats.org/officeDocument/2006/customXml" ds:itemID="{C93728F4-B07D-48D0-B064-1192F0A1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Report_template.dotx</Template>
  <TotalTime>1611</TotalTime>
  <Pages>38</Pages>
  <Words>4243</Words>
  <Characters>24188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Hochschule-Rhein-Waal</Company>
  <LinksUpToDate>false</LinksUpToDate>
  <CharactersWithSpaces>28375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 Trần</dc:creator>
  <cp:keywords/>
  <dc:description/>
  <cp:lastModifiedBy>Phát Trần</cp:lastModifiedBy>
  <cp:revision>21</cp:revision>
  <dcterms:created xsi:type="dcterms:W3CDTF">2023-12-31T03:34:00Z</dcterms:created>
  <dcterms:modified xsi:type="dcterms:W3CDTF">2024-01-06T15:56:00Z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48c0e816-4ab9-3fce-ae11-d54b5537fe69</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http://www.zotero.org/styles/elsevier-vancouver</vt:lpwstr>
  </property>
  <property fmtid="{D5CDD505-2E9C-101B-9397-08002B2CF9AE}" pid="18" name="Mendeley Recent Style Name 6_1">
    <vt:lpwstr>Elsevier - Vancouver</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SIP_Label_defa4170-0d19-0005-0004-bc88714345d2_Enabled">
    <vt:lpwstr>true</vt:lpwstr>
  </property>
  <property fmtid="{D5CDD505-2E9C-101B-9397-08002B2CF9AE}" pid="26" name="MSIP_Label_defa4170-0d19-0005-0004-bc88714345d2_SetDate">
    <vt:lpwstr>2023-12-31T03:25:34Z</vt:lpwstr>
  </property>
  <property fmtid="{D5CDD505-2E9C-101B-9397-08002B2CF9AE}" pid="27" name="MSIP_Label_defa4170-0d19-0005-0004-bc88714345d2_Method">
    <vt:lpwstr>Standard</vt:lpwstr>
  </property>
  <property fmtid="{D5CDD505-2E9C-101B-9397-08002B2CF9AE}" pid="28" name="MSIP_Label_defa4170-0d19-0005-0004-bc88714345d2_Name">
    <vt:lpwstr>defa4170-0d19-0005-0004-bc88714345d2</vt:lpwstr>
  </property>
  <property fmtid="{D5CDD505-2E9C-101B-9397-08002B2CF9AE}" pid="29" name="MSIP_Label_defa4170-0d19-0005-0004-bc88714345d2_SiteId">
    <vt:lpwstr>b1681ce1-ecdb-44b6-b586-a3534f2faa08</vt:lpwstr>
  </property>
  <property fmtid="{D5CDD505-2E9C-101B-9397-08002B2CF9AE}" pid="30" name="MSIP_Label_defa4170-0d19-0005-0004-bc88714345d2_ActionId">
    <vt:lpwstr>4f423a62-74e0-401f-9a6b-1c8bd456ad9f</vt:lpwstr>
  </property>
  <property fmtid="{D5CDD505-2E9C-101B-9397-08002B2CF9AE}" pid="31" name="MSIP_Label_defa4170-0d19-0005-0004-bc88714345d2_ContentBits">
    <vt:lpwstr>0</vt:lpwstr>
  </property>
</Properties>
</file>